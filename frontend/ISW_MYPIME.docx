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31169" w:rsidRPr="00191070" w:rsidRDefault="00D472AD" w:rsidP="009D6A0C">
      <w:pPr>
        <w:spacing w:line="360" w:lineRule="auto"/>
        <w:jc w:val="center"/>
        <w:rPr>
          <w:rFonts w:cs="Arial"/>
          <w:b/>
          <w:sz w:val="32"/>
          <w:szCs w:val="32"/>
        </w:rPr>
      </w:pPr>
      <w:r w:rsidRPr="00191070">
        <w:rPr>
          <w:rFonts w:cs="Arial"/>
          <w:noProof/>
          <w:lang w:val="es-ES" w:eastAsia="es-ES"/>
        </w:rPr>
        <w:drawing>
          <wp:anchor distT="0" distB="0" distL="114300" distR="114300" simplePos="0" relativeHeight="251659264" behindDoc="0" locked="0" layoutInCell="1" allowOverlap="1">
            <wp:simplePos x="0" y="0"/>
            <wp:positionH relativeFrom="margin">
              <wp:posOffset>954405</wp:posOffset>
            </wp:positionH>
            <wp:positionV relativeFrom="paragraph">
              <wp:posOffset>-758190</wp:posOffset>
            </wp:positionV>
            <wp:extent cx="3044190" cy="1132840"/>
            <wp:effectExtent l="0" t="0" r="3810" b="10160"/>
            <wp:wrapTopAndBottom/>
            <wp:docPr id="4" name="Picture 64"/>
            <wp:cNvGraphicFramePr/>
            <a:graphic xmlns:a="http://schemas.openxmlformats.org/drawingml/2006/main">
              <a:graphicData uri="http://schemas.openxmlformats.org/drawingml/2006/picture">
                <pic:pic xmlns:pic="http://schemas.openxmlformats.org/drawingml/2006/picture">
                  <pic:nvPicPr>
                    <pic:cNvPr id="4" name="Picture 64"/>
                    <pic:cNvPicPr/>
                  </pic:nvPicPr>
                  <pic:blipFill>
                    <a:blip r:embed="rId8"/>
                    <a:stretch>
                      <a:fillRect/>
                    </a:stretch>
                  </pic:blipFill>
                  <pic:spPr>
                    <a:xfrm>
                      <a:off x="0" y="0"/>
                      <a:ext cx="3044190" cy="1132840"/>
                    </a:xfrm>
                    <a:prstGeom prst="rect">
                      <a:avLst/>
                    </a:prstGeom>
                    <a:noFill/>
                    <a:ln>
                      <a:noFill/>
                    </a:ln>
                  </pic:spPr>
                </pic:pic>
              </a:graphicData>
            </a:graphic>
          </wp:anchor>
        </w:drawing>
      </w:r>
    </w:p>
    <w:p w:rsidR="00631169" w:rsidRPr="00CC7554" w:rsidRDefault="00631169" w:rsidP="00CC7554">
      <w:pPr>
        <w:spacing w:line="360" w:lineRule="auto"/>
        <w:jc w:val="center"/>
        <w:rPr>
          <w:rFonts w:cs="Arial"/>
          <w:b/>
          <w:szCs w:val="32"/>
        </w:rPr>
      </w:pPr>
    </w:p>
    <w:p w:rsidR="00631169" w:rsidRPr="00CC7554" w:rsidRDefault="00D472AD" w:rsidP="00CC7554">
      <w:pPr>
        <w:spacing w:line="360" w:lineRule="auto"/>
        <w:jc w:val="center"/>
        <w:rPr>
          <w:rFonts w:cs="Arial"/>
          <w:b/>
          <w:szCs w:val="32"/>
          <w:lang w:val="es-ES"/>
        </w:rPr>
      </w:pPr>
      <w:r w:rsidRPr="00CC7554">
        <w:rPr>
          <w:rFonts w:cs="Arial"/>
          <w:b/>
          <w:szCs w:val="32"/>
          <w:lang w:val="es-ES"/>
        </w:rPr>
        <w:t>UNIVERSIDAD DE LAS CIENCIAS INFORMÁTICAS</w:t>
      </w:r>
    </w:p>
    <w:p w:rsidR="00631169" w:rsidRPr="00CC7554" w:rsidRDefault="00D472AD" w:rsidP="00CC7554">
      <w:pPr>
        <w:spacing w:line="360" w:lineRule="auto"/>
        <w:jc w:val="center"/>
        <w:rPr>
          <w:rFonts w:cs="Arial"/>
          <w:b/>
          <w:szCs w:val="32"/>
          <w:lang w:val="es-ES"/>
        </w:rPr>
      </w:pPr>
      <w:r w:rsidRPr="00CC7554">
        <w:rPr>
          <w:rFonts w:cs="Arial"/>
          <w:b/>
          <w:szCs w:val="32"/>
          <w:lang w:val="es-ES"/>
        </w:rPr>
        <w:t>FACULTAD DE TECNOLOGÍAS INTERACTIVAS</w:t>
      </w:r>
    </w:p>
    <w:p w:rsidR="00631169" w:rsidRPr="00CC7554" w:rsidRDefault="00D472AD" w:rsidP="00CC7554">
      <w:pPr>
        <w:spacing w:line="360" w:lineRule="auto"/>
        <w:ind w:firstLineChars="100" w:firstLine="281"/>
        <w:jc w:val="center"/>
        <w:rPr>
          <w:rFonts w:cs="Arial"/>
          <w:b/>
          <w:sz w:val="28"/>
          <w:szCs w:val="36"/>
          <w:lang w:val="es-ES"/>
        </w:rPr>
      </w:pPr>
      <w:r w:rsidRPr="00CC7554">
        <w:rPr>
          <w:rFonts w:cs="Arial"/>
          <w:b/>
          <w:sz w:val="28"/>
          <w:szCs w:val="36"/>
          <w:lang w:val="es-ES"/>
        </w:rPr>
        <w:t>Trabajo de Curso de Ingeniería de Software I</w:t>
      </w:r>
    </w:p>
    <w:p w:rsidR="00631169" w:rsidRPr="00CC7554" w:rsidRDefault="00631169" w:rsidP="00CC7554">
      <w:pPr>
        <w:spacing w:line="360" w:lineRule="auto"/>
        <w:jc w:val="center"/>
        <w:rPr>
          <w:rFonts w:cs="Arial"/>
          <w:sz w:val="28"/>
          <w:szCs w:val="36"/>
          <w:lang w:val="es-ES"/>
        </w:rPr>
      </w:pPr>
    </w:p>
    <w:p w:rsidR="00631169" w:rsidRPr="00CC7554" w:rsidRDefault="00D472AD" w:rsidP="00CC7554">
      <w:pPr>
        <w:spacing w:line="360" w:lineRule="auto"/>
        <w:jc w:val="center"/>
        <w:rPr>
          <w:rFonts w:cs="Arial"/>
          <w:sz w:val="28"/>
          <w:szCs w:val="36"/>
          <w:lang w:val="es-ES"/>
        </w:rPr>
      </w:pPr>
      <w:r w:rsidRPr="00CC7554">
        <w:rPr>
          <w:rFonts w:cs="Arial"/>
          <w:sz w:val="28"/>
          <w:szCs w:val="36"/>
          <w:lang w:val="es-ES"/>
        </w:rPr>
        <w:t xml:space="preserve">Título: Sistema de Gestión </w:t>
      </w:r>
      <w:r w:rsidR="00933FEF" w:rsidRPr="00CC7554">
        <w:rPr>
          <w:rFonts w:cs="Arial"/>
          <w:sz w:val="28"/>
          <w:szCs w:val="36"/>
          <w:lang w:val="es-ES"/>
        </w:rPr>
        <w:t>de pedidos</w:t>
      </w:r>
      <w:r w:rsidR="00156518" w:rsidRPr="00CC7554">
        <w:rPr>
          <w:rFonts w:cs="Arial"/>
          <w:sz w:val="28"/>
          <w:szCs w:val="36"/>
          <w:lang w:val="es-ES"/>
        </w:rPr>
        <w:t xml:space="preserve"> de una MYPIME comercializadora de Ácido acético y botellas plásticas</w:t>
      </w:r>
    </w:p>
    <w:p w:rsidR="00631169" w:rsidRPr="00CC7554" w:rsidRDefault="00631169" w:rsidP="00CC7554">
      <w:pPr>
        <w:spacing w:line="360" w:lineRule="auto"/>
        <w:jc w:val="center"/>
        <w:rPr>
          <w:rFonts w:cs="Arial"/>
          <w:sz w:val="28"/>
          <w:szCs w:val="36"/>
          <w:lang w:val="es-ES"/>
        </w:rPr>
      </w:pPr>
    </w:p>
    <w:p w:rsidR="00631169" w:rsidRPr="00CC7554" w:rsidRDefault="00D472AD" w:rsidP="00CC7554">
      <w:pPr>
        <w:spacing w:line="360" w:lineRule="auto"/>
        <w:jc w:val="center"/>
        <w:rPr>
          <w:rFonts w:cs="Arial"/>
          <w:sz w:val="28"/>
          <w:szCs w:val="36"/>
          <w:lang w:val="es-ES"/>
        </w:rPr>
      </w:pPr>
      <w:r w:rsidRPr="00CC7554">
        <w:rPr>
          <w:rFonts w:cs="Arial"/>
          <w:sz w:val="28"/>
          <w:szCs w:val="36"/>
          <w:lang w:val="es-ES"/>
        </w:rPr>
        <w:t>Autores:</w:t>
      </w:r>
    </w:p>
    <w:p w:rsidR="00CC7554" w:rsidRPr="00CC7554" w:rsidRDefault="00284F88" w:rsidP="00CC7554">
      <w:pPr>
        <w:spacing w:line="360" w:lineRule="auto"/>
        <w:jc w:val="center"/>
        <w:rPr>
          <w:rFonts w:cs="Arial"/>
          <w:sz w:val="28"/>
          <w:szCs w:val="36"/>
          <w:lang w:val="es-ES"/>
        </w:rPr>
      </w:pPr>
      <w:r w:rsidRPr="00CC7554">
        <w:rPr>
          <w:rFonts w:cs="Arial"/>
          <w:sz w:val="28"/>
          <w:szCs w:val="36"/>
          <w:lang w:val="es-ES"/>
        </w:rPr>
        <w:t xml:space="preserve">Douglas Reyes </w:t>
      </w:r>
      <w:r w:rsidR="00156518" w:rsidRPr="00CC7554">
        <w:rPr>
          <w:rFonts w:cs="Arial"/>
          <w:sz w:val="28"/>
          <w:szCs w:val="36"/>
          <w:lang w:val="es-ES"/>
        </w:rPr>
        <w:t>García</w:t>
      </w:r>
    </w:p>
    <w:p w:rsidR="00284F88" w:rsidRPr="00CC7554" w:rsidRDefault="00284F88" w:rsidP="00CC7554">
      <w:pPr>
        <w:spacing w:line="360" w:lineRule="auto"/>
        <w:jc w:val="center"/>
        <w:rPr>
          <w:rFonts w:cs="Arial"/>
          <w:sz w:val="28"/>
          <w:szCs w:val="36"/>
          <w:lang w:val="es-ES"/>
        </w:rPr>
      </w:pPr>
      <w:r w:rsidRPr="00CC7554">
        <w:rPr>
          <w:rFonts w:cs="Arial"/>
          <w:sz w:val="28"/>
          <w:szCs w:val="36"/>
          <w:lang w:val="es-ES"/>
        </w:rPr>
        <w:t>Alex Daniel Jorro Gacita</w:t>
      </w:r>
    </w:p>
    <w:p w:rsidR="00631169" w:rsidRPr="00CC7554" w:rsidRDefault="00D472AD" w:rsidP="00CC7554">
      <w:pPr>
        <w:spacing w:line="360" w:lineRule="auto"/>
        <w:jc w:val="center"/>
        <w:rPr>
          <w:rFonts w:cs="Arial"/>
          <w:sz w:val="28"/>
          <w:szCs w:val="36"/>
          <w:lang w:val="es-ES"/>
        </w:rPr>
      </w:pPr>
      <w:r w:rsidRPr="00CC7554">
        <w:rPr>
          <w:rFonts w:cs="Arial"/>
          <w:sz w:val="28"/>
          <w:szCs w:val="36"/>
          <w:lang w:val="es-ES"/>
        </w:rPr>
        <w:t xml:space="preserve">Tutor: </w:t>
      </w:r>
      <w:proofErr w:type="spellStart"/>
      <w:r w:rsidRPr="00CC7554">
        <w:rPr>
          <w:rFonts w:cs="Arial"/>
          <w:sz w:val="28"/>
          <w:szCs w:val="36"/>
          <w:lang w:val="es-ES"/>
        </w:rPr>
        <w:t>Lisset</w:t>
      </w:r>
      <w:proofErr w:type="spellEnd"/>
      <w:r w:rsidRPr="00CC7554">
        <w:rPr>
          <w:rFonts w:cs="Arial"/>
          <w:sz w:val="28"/>
          <w:szCs w:val="36"/>
          <w:lang w:val="es-ES"/>
        </w:rPr>
        <w:t xml:space="preserve"> Salazar Gómez</w:t>
      </w:r>
    </w:p>
    <w:p w:rsidR="00631169" w:rsidRPr="00CC7554" w:rsidRDefault="00631169" w:rsidP="00CC7554">
      <w:pPr>
        <w:spacing w:line="360" w:lineRule="auto"/>
        <w:jc w:val="center"/>
        <w:rPr>
          <w:rFonts w:cs="Arial"/>
          <w:sz w:val="28"/>
          <w:szCs w:val="36"/>
          <w:lang w:val="es-ES"/>
        </w:rPr>
      </w:pPr>
    </w:p>
    <w:p w:rsidR="00631169" w:rsidRPr="00CC7554" w:rsidRDefault="00D472AD" w:rsidP="00CC7554">
      <w:pPr>
        <w:spacing w:line="360" w:lineRule="auto"/>
        <w:jc w:val="center"/>
        <w:rPr>
          <w:rFonts w:cs="Arial"/>
          <w:b/>
          <w:sz w:val="22"/>
          <w:szCs w:val="28"/>
          <w:lang w:val="es-ES"/>
        </w:rPr>
      </w:pPr>
      <w:r w:rsidRPr="00CC7554">
        <w:rPr>
          <w:rFonts w:cs="Arial"/>
          <w:b/>
          <w:sz w:val="22"/>
          <w:szCs w:val="28"/>
          <w:lang w:val="es-ES"/>
        </w:rPr>
        <w:t xml:space="preserve">La Habana, </w:t>
      </w:r>
      <w:proofErr w:type="gramStart"/>
      <w:r w:rsidR="00D75707" w:rsidRPr="00CC7554">
        <w:rPr>
          <w:rFonts w:cs="Arial"/>
          <w:b/>
          <w:sz w:val="22"/>
          <w:szCs w:val="28"/>
          <w:lang w:val="es-ES"/>
        </w:rPr>
        <w:t>Noviembre</w:t>
      </w:r>
      <w:proofErr w:type="gramEnd"/>
      <w:r w:rsidRPr="00CC7554">
        <w:rPr>
          <w:rFonts w:cs="Arial"/>
          <w:b/>
          <w:sz w:val="22"/>
          <w:szCs w:val="28"/>
          <w:lang w:val="es-ES"/>
        </w:rPr>
        <w:t xml:space="preserve"> 2025</w:t>
      </w:r>
    </w:p>
    <w:p w:rsidR="00631169" w:rsidRPr="00CC7554" w:rsidRDefault="00D472AD" w:rsidP="00CC7554">
      <w:pPr>
        <w:spacing w:line="360" w:lineRule="auto"/>
        <w:jc w:val="center"/>
        <w:rPr>
          <w:rFonts w:cs="Arial"/>
          <w:b/>
          <w:sz w:val="22"/>
          <w:szCs w:val="28"/>
          <w:lang w:val="es-ES"/>
        </w:rPr>
        <w:sectPr w:rsidR="00631169" w:rsidRPr="00CC7554">
          <w:footerReference w:type="default" r:id="rId9"/>
          <w:pgSz w:w="11906" w:h="16838"/>
          <w:pgMar w:top="1417" w:right="1701" w:bottom="1417" w:left="1701" w:header="708" w:footer="708" w:gutter="0"/>
          <w:cols w:space="720"/>
          <w:docGrid w:linePitch="360"/>
        </w:sectPr>
      </w:pPr>
      <w:r w:rsidRPr="00CC7554">
        <w:rPr>
          <w:rFonts w:cs="Arial"/>
          <w:b/>
          <w:sz w:val="22"/>
          <w:szCs w:val="28"/>
          <w:lang w:val="es-ES"/>
        </w:rPr>
        <w:t>“Año 67 de la Revolución”</w:t>
      </w:r>
    </w:p>
    <w:p w:rsidR="00631169" w:rsidRPr="00191070" w:rsidRDefault="00D472AD" w:rsidP="009D6A0C">
      <w:pPr>
        <w:spacing w:line="360" w:lineRule="auto"/>
        <w:ind w:firstLineChars="50" w:firstLine="141"/>
        <w:rPr>
          <w:rFonts w:cs="Arial"/>
          <w:b/>
          <w:bCs/>
          <w:sz w:val="28"/>
          <w:szCs w:val="28"/>
          <w:lang w:val="es-ES"/>
        </w:rPr>
      </w:pPr>
      <w:r w:rsidRPr="00191070">
        <w:rPr>
          <w:rFonts w:cs="Arial"/>
          <w:b/>
          <w:bCs/>
          <w:sz w:val="28"/>
          <w:szCs w:val="28"/>
          <w:lang w:val="es-ES"/>
        </w:rPr>
        <w:lastRenderedPageBreak/>
        <w:t>Resumen</w:t>
      </w:r>
    </w:p>
    <w:p w:rsidR="00631169" w:rsidRPr="00191070" w:rsidRDefault="00631169" w:rsidP="00B55342">
      <w:pPr>
        <w:spacing w:line="360" w:lineRule="auto"/>
        <w:ind w:firstLineChars="50" w:firstLine="141"/>
        <w:jc w:val="both"/>
        <w:rPr>
          <w:rFonts w:cs="Arial"/>
          <w:b/>
          <w:bCs/>
          <w:sz w:val="28"/>
          <w:szCs w:val="28"/>
          <w:lang w:val="es-ES"/>
        </w:rPr>
      </w:pPr>
    </w:p>
    <w:p w:rsidR="00933FEF" w:rsidRPr="00191070" w:rsidRDefault="00933FEF" w:rsidP="00B55342">
      <w:pPr>
        <w:pStyle w:val="NormalWeb"/>
        <w:spacing w:line="360" w:lineRule="auto"/>
        <w:jc w:val="both"/>
        <w:rPr>
          <w:rFonts w:cs="Arial"/>
          <w:lang w:val="es-ES"/>
        </w:rPr>
      </w:pPr>
      <w:r w:rsidRPr="00191070">
        <w:rPr>
          <w:rFonts w:cs="Arial"/>
          <w:lang w:val="es-ES"/>
        </w:rPr>
        <w:t xml:space="preserve">El presente trabajo aborda la propuesta de un </w:t>
      </w:r>
      <w:r w:rsidRPr="00191070">
        <w:rPr>
          <w:rStyle w:val="Textoennegrita"/>
          <w:rFonts w:cs="Arial"/>
          <w:b w:val="0"/>
          <w:lang w:val="es-ES"/>
        </w:rPr>
        <w:t>Sistema de Gestión de Pedidos para una MIPYME comercializadora de ácido acético y botellas plásticas</w:t>
      </w:r>
      <w:r w:rsidRPr="00191070">
        <w:rPr>
          <w:rFonts w:cs="Arial"/>
          <w:lang w:val="es-ES"/>
        </w:rPr>
        <w:t>, orientado a optimizar el control de sus operaciones comerciales mediante la automatización de los procesos de pedidos, pagos, entregas y devoluciones. Actualmente, la empresa enfrenta dificultades derivadas del manejo manual de la información, lo que genera demoras, errores y falta de trazabilidad en la gestión administrativa y operativa.</w:t>
      </w:r>
    </w:p>
    <w:p w:rsidR="00933FEF" w:rsidRPr="00191070" w:rsidRDefault="00933FEF" w:rsidP="00B55342">
      <w:pPr>
        <w:pStyle w:val="NormalWeb"/>
        <w:spacing w:line="360" w:lineRule="auto"/>
        <w:jc w:val="both"/>
        <w:rPr>
          <w:rFonts w:cs="Arial"/>
          <w:lang w:val="es-ES"/>
        </w:rPr>
      </w:pPr>
      <w:r w:rsidRPr="00191070">
        <w:rPr>
          <w:rFonts w:cs="Arial"/>
          <w:lang w:val="es-ES"/>
        </w:rPr>
        <w:t xml:space="preserve">El objetivo general del trabajo consiste en </w:t>
      </w:r>
      <w:r w:rsidRPr="00191070">
        <w:rPr>
          <w:rStyle w:val="Textoennegrita"/>
          <w:rFonts w:cs="Arial"/>
          <w:b w:val="0"/>
          <w:lang w:val="es-ES"/>
        </w:rPr>
        <w:t xml:space="preserve">analizar la factibilidad y diseñar la base conceptual de una solución </w:t>
      </w:r>
      <w:r w:rsidRPr="00191070">
        <w:rPr>
          <w:rFonts w:cs="Arial"/>
          <w:lang w:val="es-ES"/>
        </w:rPr>
        <w:t>que centralice la información del negocio, permitiendo gestionar clientes, productos y transacciones de forma eficiente, confiable y accesible. La propuesta busca garantizar la integridad de los datos, reducir la carga operativa del personal y facilitar la toma de decisiones mediante reportes automatizados.</w:t>
      </w:r>
    </w:p>
    <w:p w:rsidR="00933FEF" w:rsidRPr="00191070" w:rsidRDefault="00933FEF" w:rsidP="00B55342">
      <w:pPr>
        <w:pStyle w:val="NormalWeb"/>
        <w:spacing w:line="360" w:lineRule="auto"/>
        <w:jc w:val="both"/>
        <w:rPr>
          <w:rFonts w:cs="Arial"/>
          <w:lang w:val="es-ES"/>
        </w:rPr>
      </w:pPr>
      <w:r w:rsidRPr="00191070">
        <w:rPr>
          <w:rFonts w:cs="Arial"/>
          <w:lang w:val="es-ES"/>
        </w:rPr>
        <w:t xml:space="preserve">Para el desarrollo conceptual del sistema se adopta un </w:t>
      </w:r>
      <w:r w:rsidRPr="00191070">
        <w:rPr>
          <w:rStyle w:val="Textoennegrita"/>
          <w:rFonts w:cs="Arial"/>
          <w:b w:val="0"/>
          <w:lang w:val="es-ES"/>
        </w:rPr>
        <w:t>enfoque ágil</w:t>
      </w:r>
      <w:r w:rsidRPr="00191070">
        <w:rPr>
          <w:rFonts w:cs="Arial"/>
          <w:lang w:val="es-ES"/>
        </w:rPr>
        <w:t xml:space="preserve">, basado en la </w:t>
      </w:r>
      <w:r w:rsidRPr="00191070">
        <w:rPr>
          <w:rStyle w:val="Textoennegrita"/>
          <w:rFonts w:cs="Arial"/>
          <w:b w:val="0"/>
          <w:lang w:val="es-ES"/>
        </w:rPr>
        <w:t xml:space="preserve">metodología Extreme </w:t>
      </w:r>
      <w:proofErr w:type="spellStart"/>
      <w:r w:rsidRPr="00191070">
        <w:rPr>
          <w:rStyle w:val="Textoennegrita"/>
          <w:rFonts w:cs="Arial"/>
          <w:b w:val="0"/>
          <w:lang w:val="es-ES"/>
        </w:rPr>
        <w:t>Programming</w:t>
      </w:r>
      <w:proofErr w:type="spellEnd"/>
      <w:r w:rsidRPr="00191070">
        <w:rPr>
          <w:rStyle w:val="Textoennegrita"/>
          <w:rFonts w:cs="Arial"/>
          <w:b w:val="0"/>
          <w:lang w:val="es-ES"/>
        </w:rPr>
        <w:t xml:space="preserve"> (XP)</w:t>
      </w:r>
      <w:r w:rsidRPr="00191070">
        <w:rPr>
          <w:rFonts w:cs="Arial"/>
          <w:b/>
          <w:lang w:val="es-ES"/>
        </w:rPr>
        <w:t>,</w:t>
      </w:r>
      <w:r w:rsidRPr="00191070">
        <w:rPr>
          <w:rFonts w:cs="Arial"/>
          <w:lang w:val="es-ES"/>
        </w:rPr>
        <w:t xml:space="preserve"> por su adecuación a equipos pequeños, requisitos parcialmente cambiantes y necesidad de entregas funcionales continuas. Este enfoque favorece la retroalimentación constante del cliente y la mejora progresiva del producto.</w:t>
      </w:r>
    </w:p>
    <w:p w:rsidR="00933FEF" w:rsidRPr="00191070" w:rsidRDefault="00933FEF" w:rsidP="00B55342">
      <w:pPr>
        <w:pStyle w:val="NormalWeb"/>
        <w:spacing w:line="360" w:lineRule="auto"/>
        <w:jc w:val="both"/>
        <w:rPr>
          <w:rFonts w:cs="Arial"/>
          <w:lang w:val="es-ES"/>
        </w:rPr>
      </w:pPr>
      <w:r w:rsidRPr="00191070">
        <w:rPr>
          <w:rFonts w:cs="Arial"/>
          <w:lang w:val="es-ES"/>
        </w:rPr>
        <w:t>El trabajo se centra en el estudio lógico del problema, la identificación de los procesos de negocio y la fundamentación teórica necesaria para etapas posteriores de diseño e implementación del sistema, contribuyendo así al fortalecimiento de la gestión comercial en pequeñas empresas del sector químico.</w:t>
      </w:r>
    </w:p>
    <w:p w:rsidR="00933FEF" w:rsidRPr="00191070" w:rsidRDefault="00933FEF" w:rsidP="00B55342">
      <w:pPr>
        <w:pStyle w:val="NormalWeb"/>
        <w:spacing w:line="360" w:lineRule="auto"/>
        <w:jc w:val="both"/>
        <w:rPr>
          <w:rFonts w:cs="Arial"/>
          <w:lang w:val="es-ES"/>
        </w:rPr>
      </w:pPr>
      <w:r w:rsidRPr="00191070">
        <w:rPr>
          <w:rStyle w:val="Textoennegrita"/>
          <w:rFonts w:cs="Arial"/>
          <w:lang w:val="es-ES"/>
        </w:rPr>
        <w:t>Palabras clave:</w:t>
      </w:r>
      <w:r w:rsidRPr="00191070">
        <w:rPr>
          <w:rFonts w:cs="Arial"/>
          <w:lang w:val="es-ES"/>
        </w:rPr>
        <w:t xml:space="preserve"> MIPYME; Gestión de Pedidos; Ingeniería de Software; Automatización Comercial; XP.</w:t>
      </w:r>
    </w:p>
    <w:p w:rsidR="002D44E3" w:rsidRPr="00191070" w:rsidRDefault="002D44E3" w:rsidP="00B55342">
      <w:pPr>
        <w:pStyle w:val="TtuloTDC"/>
        <w:spacing w:line="360" w:lineRule="auto"/>
        <w:jc w:val="both"/>
        <w:rPr>
          <w:rFonts w:ascii="Arial" w:eastAsiaTheme="minorEastAsia" w:hAnsi="Arial" w:cs="Arial"/>
          <w:b/>
          <w:bCs/>
          <w:color w:val="auto"/>
          <w:sz w:val="28"/>
          <w:szCs w:val="28"/>
          <w:lang w:val="es-ES" w:eastAsia="zh-CN"/>
        </w:rPr>
      </w:pPr>
    </w:p>
    <w:sdt>
      <w:sdtPr>
        <w:rPr>
          <w:rFonts w:ascii="Arial" w:eastAsiaTheme="minorEastAsia" w:hAnsi="Arial" w:cs="Arial"/>
          <w:color w:val="auto"/>
          <w:sz w:val="24"/>
          <w:szCs w:val="20"/>
          <w:lang w:val="es-ES" w:eastAsia="zh-CN"/>
        </w:rPr>
        <w:id w:val="1788148597"/>
        <w:docPartObj>
          <w:docPartGallery w:val="Table of Contents"/>
          <w:docPartUnique/>
        </w:docPartObj>
      </w:sdtPr>
      <w:sdtEndPr>
        <w:rPr>
          <w:b/>
          <w:bCs/>
        </w:rPr>
      </w:sdtEndPr>
      <w:sdtContent>
        <w:p w:rsidR="00BB26E4" w:rsidRPr="00191070" w:rsidRDefault="002D44E3" w:rsidP="00B55342">
          <w:pPr>
            <w:pStyle w:val="TtuloTDC"/>
            <w:spacing w:line="360" w:lineRule="auto"/>
            <w:jc w:val="both"/>
            <w:rPr>
              <w:rFonts w:ascii="Arial" w:hAnsi="Arial" w:cs="Arial"/>
            </w:rPr>
          </w:pPr>
          <w:proofErr w:type="spellStart"/>
          <w:r w:rsidRPr="00191070">
            <w:rPr>
              <w:rFonts w:ascii="Arial" w:hAnsi="Arial" w:cs="Arial"/>
              <w:lang w:val="es-ES"/>
            </w:rPr>
            <w:t>Indice</w:t>
          </w:r>
          <w:proofErr w:type="spellEnd"/>
        </w:p>
        <w:p w:rsidR="00DB5DA1" w:rsidRDefault="00BB26E4" w:rsidP="00B55342">
          <w:pPr>
            <w:pStyle w:val="TDC1"/>
            <w:spacing w:line="360" w:lineRule="auto"/>
            <w:jc w:val="both"/>
            <w:rPr>
              <w:rFonts w:asciiTheme="minorHAnsi" w:eastAsiaTheme="minorEastAsia" w:hAnsiTheme="minorHAnsi" w:cstheme="minorBidi"/>
              <w:b w:val="0"/>
              <w:lang w:eastAsia="es-ES"/>
            </w:rPr>
          </w:pPr>
          <w:r w:rsidRPr="00191070">
            <w:rPr>
              <w:rFonts w:cs="Arial"/>
            </w:rPr>
            <w:fldChar w:fldCharType="begin"/>
          </w:r>
          <w:r w:rsidRPr="00191070">
            <w:rPr>
              <w:rFonts w:cs="Arial"/>
            </w:rPr>
            <w:instrText xml:space="preserve"> TOC \o "1-3" \h \z \u </w:instrText>
          </w:r>
          <w:r w:rsidRPr="00191070">
            <w:rPr>
              <w:rFonts w:cs="Arial"/>
            </w:rPr>
            <w:fldChar w:fldCharType="separate"/>
          </w:r>
          <w:hyperlink w:anchor="_Toc216556270" w:history="1">
            <w:r w:rsidR="00DB5DA1" w:rsidRPr="00ED7D2B">
              <w:rPr>
                <w:rStyle w:val="Hipervnculo"/>
                <w:rFonts w:cs="Arial"/>
              </w:rPr>
              <w:t>Capítulo I. Fundamentación teórica</w:t>
            </w:r>
            <w:r w:rsidR="00DB5DA1">
              <w:rPr>
                <w:webHidden/>
              </w:rPr>
              <w:tab/>
            </w:r>
            <w:r w:rsidR="00DB5DA1">
              <w:rPr>
                <w:webHidden/>
              </w:rPr>
              <w:fldChar w:fldCharType="begin"/>
            </w:r>
            <w:r w:rsidR="00DB5DA1">
              <w:rPr>
                <w:webHidden/>
              </w:rPr>
              <w:instrText xml:space="preserve"> PAGEREF _Toc216556270 \h </w:instrText>
            </w:r>
            <w:r w:rsidR="00DB5DA1">
              <w:rPr>
                <w:webHidden/>
              </w:rPr>
            </w:r>
            <w:r w:rsidR="00DB5DA1">
              <w:rPr>
                <w:webHidden/>
              </w:rPr>
              <w:fldChar w:fldCharType="separate"/>
            </w:r>
            <w:r w:rsidR="00DB5DA1">
              <w:rPr>
                <w:webHidden/>
              </w:rPr>
              <w:t>7</w:t>
            </w:r>
            <w:r w:rsidR="00DB5DA1">
              <w:rPr>
                <w:webHidden/>
              </w:rPr>
              <w:fldChar w:fldCharType="end"/>
            </w:r>
          </w:hyperlink>
        </w:p>
        <w:p w:rsidR="00DB5DA1" w:rsidRDefault="008202A4" w:rsidP="00B55342">
          <w:pPr>
            <w:pStyle w:val="TDC3"/>
            <w:jc w:val="both"/>
            <w:rPr>
              <w:rFonts w:asciiTheme="minorHAnsi" w:hAnsiTheme="minorHAnsi" w:cstheme="minorBidi"/>
              <w:b w:val="0"/>
              <w:bCs w:val="0"/>
              <w:noProof/>
              <w:sz w:val="22"/>
              <w:szCs w:val="22"/>
              <w:lang w:eastAsia="es-ES"/>
            </w:rPr>
          </w:pPr>
          <w:hyperlink w:anchor="_Toc216556271" w:history="1">
            <w:r w:rsidR="00DB5DA1" w:rsidRPr="00ED7D2B">
              <w:rPr>
                <w:rStyle w:val="Hipervnculo"/>
                <w:noProof/>
              </w:rPr>
              <w:t>Introducción</w:t>
            </w:r>
            <w:r w:rsidR="00DB5DA1">
              <w:rPr>
                <w:noProof/>
                <w:webHidden/>
              </w:rPr>
              <w:tab/>
            </w:r>
            <w:r w:rsidR="00DB5DA1">
              <w:rPr>
                <w:noProof/>
                <w:webHidden/>
              </w:rPr>
              <w:fldChar w:fldCharType="begin"/>
            </w:r>
            <w:r w:rsidR="00DB5DA1">
              <w:rPr>
                <w:noProof/>
                <w:webHidden/>
              </w:rPr>
              <w:instrText xml:space="preserve"> PAGEREF _Toc216556271 \h </w:instrText>
            </w:r>
            <w:r w:rsidR="00DB5DA1">
              <w:rPr>
                <w:noProof/>
                <w:webHidden/>
              </w:rPr>
            </w:r>
            <w:r w:rsidR="00DB5DA1">
              <w:rPr>
                <w:noProof/>
                <w:webHidden/>
              </w:rPr>
              <w:fldChar w:fldCharType="separate"/>
            </w:r>
            <w:r w:rsidR="00DB5DA1">
              <w:rPr>
                <w:noProof/>
                <w:webHidden/>
              </w:rPr>
              <w:t>7</w:t>
            </w:r>
            <w:r w:rsidR="00DB5DA1">
              <w:rPr>
                <w:noProof/>
                <w:webHidden/>
              </w:rPr>
              <w:fldChar w:fldCharType="end"/>
            </w:r>
          </w:hyperlink>
        </w:p>
        <w:p w:rsidR="00DB5DA1" w:rsidRDefault="008202A4" w:rsidP="00B55342">
          <w:pPr>
            <w:pStyle w:val="TDC3"/>
            <w:jc w:val="both"/>
            <w:rPr>
              <w:rFonts w:asciiTheme="minorHAnsi" w:hAnsiTheme="minorHAnsi" w:cstheme="minorBidi"/>
              <w:b w:val="0"/>
              <w:bCs w:val="0"/>
              <w:noProof/>
              <w:sz w:val="22"/>
              <w:szCs w:val="22"/>
              <w:lang w:eastAsia="es-ES"/>
            </w:rPr>
          </w:pPr>
          <w:hyperlink w:anchor="_Toc216556272" w:history="1">
            <w:r w:rsidR="00DB5DA1" w:rsidRPr="00ED7D2B">
              <w:rPr>
                <w:rStyle w:val="Hipervnculo"/>
                <w:noProof/>
              </w:rPr>
              <w:t>1.1 Conceptos asociados al tema</w:t>
            </w:r>
            <w:r w:rsidR="00DB5DA1">
              <w:rPr>
                <w:noProof/>
                <w:webHidden/>
              </w:rPr>
              <w:tab/>
            </w:r>
            <w:r w:rsidR="00DB5DA1">
              <w:rPr>
                <w:noProof/>
                <w:webHidden/>
              </w:rPr>
              <w:fldChar w:fldCharType="begin"/>
            </w:r>
            <w:r w:rsidR="00DB5DA1">
              <w:rPr>
                <w:noProof/>
                <w:webHidden/>
              </w:rPr>
              <w:instrText xml:space="preserve"> PAGEREF _Toc216556272 \h </w:instrText>
            </w:r>
            <w:r w:rsidR="00DB5DA1">
              <w:rPr>
                <w:noProof/>
                <w:webHidden/>
              </w:rPr>
            </w:r>
            <w:r w:rsidR="00DB5DA1">
              <w:rPr>
                <w:noProof/>
                <w:webHidden/>
              </w:rPr>
              <w:fldChar w:fldCharType="separate"/>
            </w:r>
            <w:r w:rsidR="00DB5DA1">
              <w:rPr>
                <w:noProof/>
                <w:webHidden/>
              </w:rPr>
              <w:t>7</w:t>
            </w:r>
            <w:r w:rsidR="00DB5DA1">
              <w:rPr>
                <w:noProof/>
                <w:webHidden/>
              </w:rPr>
              <w:fldChar w:fldCharType="end"/>
            </w:r>
          </w:hyperlink>
        </w:p>
        <w:p w:rsidR="00DB5DA1" w:rsidRDefault="008202A4" w:rsidP="00B55342">
          <w:pPr>
            <w:pStyle w:val="TDC2"/>
            <w:tabs>
              <w:tab w:val="left" w:pos="660"/>
            </w:tabs>
            <w:spacing w:line="360" w:lineRule="auto"/>
            <w:jc w:val="both"/>
            <w:rPr>
              <w:rFonts w:asciiTheme="minorHAnsi" w:hAnsiTheme="minorHAnsi" w:cstheme="minorBidi"/>
              <w:b w:val="0"/>
              <w:sz w:val="22"/>
              <w:szCs w:val="22"/>
              <w:lang w:eastAsia="es-ES"/>
            </w:rPr>
          </w:pPr>
          <w:hyperlink w:anchor="_Toc216556273" w:history="1">
            <w:r w:rsidR="00DB5DA1" w:rsidRPr="00ED7D2B">
              <w:rPr>
                <w:rStyle w:val="Hipervnculo"/>
                <w:rFonts w:ascii="Courier New" w:eastAsia="Times New Roman" w:hAnsi="Courier New" w:cs="Courier New"/>
                <w:lang w:eastAsia="en-US"/>
              </w:rPr>
              <w:t>o</w:t>
            </w:r>
            <w:r w:rsidR="00DB5DA1">
              <w:rPr>
                <w:rFonts w:asciiTheme="minorHAnsi" w:hAnsiTheme="minorHAnsi" w:cstheme="minorBidi"/>
                <w:b w:val="0"/>
                <w:sz w:val="22"/>
                <w:szCs w:val="22"/>
                <w:lang w:eastAsia="es-ES"/>
              </w:rPr>
              <w:tab/>
            </w:r>
            <w:r w:rsidR="00DB5DA1" w:rsidRPr="00ED7D2B">
              <w:rPr>
                <w:rStyle w:val="Hipervnculo"/>
              </w:rPr>
              <w:t>1.1.1 Gestión comercial en las MIPYMES</w:t>
            </w:r>
            <w:r w:rsidR="00DB5DA1">
              <w:rPr>
                <w:webHidden/>
              </w:rPr>
              <w:tab/>
            </w:r>
            <w:r w:rsidR="00DB5DA1">
              <w:rPr>
                <w:webHidden/>
              </w:rPr>
              <w:fldChar w:fldCharType="begin"/>
            </w:r>
            <w:r w:rsidR="00DB5DA1">
              <w:rPr>
                <w:webHidden/>
              </w:rPr>
              <w:instrText xml:space="preserve"> PAGEREF _Toc216556273 \h </w:instrText>
            </w:r>
            <w:r w:rsidR="00DB5DA1">
              <w:rPr>
                <w:webHidden/>
              </w:rPr>
            </w:r>
            <w:r w:rsidR="00DB5DA1">
              <w:rPr>
                <w:webHidden/>
              </w:rPr>
              <w:fldChar w:fldCharType="separate"/>
            </w:r>
            <w:r w:rsidR="00DB5DA1">
              <w:rPr>
                <w:webHidden/>
              </w:rPr>
              <w:t>7</w:t>
            </w:r>
            <w:r w:rsidR="00DB5DA1">
              <w:rPr>
                <w:webHidden/>
              </w:rPr>
              <w:fldChar w:fldCharType="end"/>
            </w:r>
          </w:hyperlink>
        </w:p>
        <w:p w:rsidR="00DB5DA1" w:rsidRDefault="008202A4" w:rsidP="00B55342">
          <w:pPr>
            <w:pStyle w:val="TDC2"/>
            <w:tabs>
              <w:tab w:val="left" w:pos="660"/>
            </w:tabs>
            <w:spacing w:line="360" w:lineRule="auto"/>
            <w:jc w:val="both"/>
            <w:rPr>
              <w:rFonts w:asciiTheme="minorHAnsi" w:hAnsiTheme="minorHAnsi" w:cstheme="minorBidi"/>
              <w:b w:val="0"/>
              <w:sz w:val="22"/>
              <w:szCs w:val="22"/>
              <w:lang w:eastAsia="es-ES"/>
            </w:rPr>
          </w:pPr>
          <w:hyperlink w:anchor="_Toc216556274" w:history="1">
            <w:r w:rsidR="00DB5DA1" w:rsidRPr="00ED7D2B">
              <w:rPr>
                <w:rStyle w:val="Hipervnculo"/>
                <w:rFonts w:ascii="Courier New" w:hAnsi="Courier New" w:cs="Courier New"/>
              </w:rPr>
              <w:t>o</w:t>
            </w:r>
            <w:r w:rsidR="00DB5DA1">
              <w:rPr>
                <w:rFonts w:asciiTheme="minorHAnsi" w:hAnsiTheme="minorHAnsi" w:cstheme="minorBidi"/>
                <w:b w:val="0"/>
                <w:sz w:val="22"/>
                <w:szCs w:val="22"/>
                <w:lang w:eastAsia="es-ES"/>
              </w:rPr>
              <w:tab/>
            </w:r>
            <w:r w:rsidR="00DB5DA1" w:rsidRPr="00ED7D2B">
              <w:rPr>
                <w:rStyle w:val="Hipervnculo"/>
              </w:rPr>
              <w:t>1.1.2 Automatización de procesos empresariales</w:t>
            </w:r>
            <w:r w:rsidR="00DB5DA1">
              <w:rPr>
                <w:webHidden/>
              </w:rPr>
              <w:tab/>
            </w:r>
            <w:r w:rsidR="00DB5DA1">
              <w:rPr>
                <w:webHidden/>
              </w:rPr>
              <w:fldChar w:fldCharType="begin"/>
            </w:r>
            <w:r w:rsidR="00DB5DA1">
              <w:rPr>
                <w:webHidden/>
              </w:rPr>
              <w:instrText xml:space="preserve"> PAGEREF _Toc216556274 \h </w:instrText>
            </w:r>
            <w:r w:rsidR="00DB5DA1">
              <w:rPr>
                <w:webHidden/>
              </w:rPr>
            </w:r>
            <w:r w:rsidR="00DB5DA1">
              <w:rPr>
                <w:webHidden/>
              </w:rPr>
              <w:fldChar w:fldCharType="separate"/>
            </w:r>
            <w:r w:rsidR="00DB5DA1">
              <w:rPr>
                <w:webHidden/>
              </w:rPr>
              <w:t>7</w:t>
            </w:r>
            <w:r w:rsidR="00DB5DA1">
              <w:rPr>
                <w:webHidden/>
              </w:rPr>
              <w:fldChar w:fldCharType="end"/>
            </w:r>
          </w:hyperlink>
        </w:p>
        <w:p w:rsidR="00DB5DA1" w:rsidRDefault="008202A4" w:rsidP="00B55342">
          <w:pPr>
            <w:pStyle w:val="TDC2"/>
            <w:tabs>
              <w:tab w:val="left" w:pos="660"/>
            </w:tabs>
            <w:spacing w:line="360" w:lineRule="auto"/>
            <w:jc w:val="both"/>
            <w:rPr>
              <w:rFonts w:asciiTheme="minorHAnsi" w:hAnsiTheme="minorHAnsi" w:cstheme="minorBidi"/>
              <w:b w:val="0"/>
              <w:sz w:val="22"/>
              <w:szCs w:val="22"/>
              <w:lang w:eastAsia="es-ES"/>
            </w:rPr>
          </w:pPr>
          <w:hyperlink w:anchor="_Toc216556275" w:history="1">
            <w:r w:rsidR="00DB5DA1" w:rsidRPr="00ED7D2B">
              <w:rPr>
                <w:rStyle w:val="Hipervnculo"/>
                <w:rFonts w:ascii="Courier New" w:hAnsi="Courier New" w:cs="Courier New"/>
              </w:rPr>
              <w:t>o</w:t>
            </w:r>
            <w:r w:rsidR="00DB5DA1">
              <w:rPr>
                <w:rFonts w:asciiTheme="minorHAnsi" w:hAnsiTheme="minorHAnsi" w:cstheme="minorBidi"/>
                <w:b w:val="0"/>
                <w:sz w:val="22"/>
                <w:szCs w:val="22"/>
                <w:lang w:eastAsia="es-ES"/>
              </w:rPr>
              <w:tab/>
            </w:r>
            <w:r w:rsidR="00DB5DA1" w:rsidRPr="00ED7D2B">
              <w:rPr>
                <w:rStyle w:val="Hipervnculo"/>
              </w:rPr>
              <w:t>1.1.3 Gestión de relaciones con el cliente (CRM)</w:t>
            </w:r>
            <w:r w:rsidR="00DB5DA1">
              <w:rPr>
                <w:webHidden/>
              </w:rPr>
              <w:tab/>
            </w:r>
            <w:r w:rsidR="00DB5DA1">
              <w:rPr>
                <w:webHidden/>
              </w:rPr>
              <w:fldChar w:fldCharType="begin"/>
            </w:r>
            <w:r w:rsidR="00DB5DA1">
              <w:rPr>
                <w:webHidden/>
              </w:rPr>
              <w:instrText xml:space="preserve"> PAGEREF _Toc216556275 \h </w:instrText>
            </w:r>
            <w:r w:rsidR="00DB5DA1">
              <w:rPr>
                <w:webHidden/>
              </w:rPr>
            </w:r>
            <w:r w:rsidR="00DB5DA1">
              <w:rPr>
                <w:webHidden/>
              </w:rPr>
              <w:fldChar w:fldCharType="separate"/>
            </w:r>
            <w:r w:rsidR="00DB5DA1">
              <w:rPr>
                <w:webHidden/>
              </w:rPr>
              <w:t>8</w:t>
            </w:r>
            <w:r w:rsidR="00DB5DA1">
              <w:rPr>
                <w:webHidden/>
              </w:rPr>
              <w:fldChar w:fldCharType="end"/>
            </w:r>
          </w:hyperlink>
        </w:p>
        <w:p w:rsidR="00DB5DA1" w:rsidRDefault="008202A4" w:rsidP="00B55342">
          <w:pPr>
            <w:pStyle w:val="TDC2"/>
            <w:tabs>
              <w:tab w:val="left" w:pos="660"/>
            </w:tabs>
            <w:spacing w:line="360" w:lineRule="auto"/>
            <w:jc w:val="both"/>
            <w:rPr>
              <w:rFonts w:asciiTheme="minorHAnsi" w:hAnsiTheme="minorHAnsi" w:cstheme="minorBidi"/>
              <w:b w:val="0"/>
              <w:sz w:val="22"/>
              <w:szCs w:val="22"/>
              <w:lang w:eastAsia="es-ES"/>
            </w:rPr>
          </w:pPr>
          <w:hyperlink w:anchor="_Toc216556276" w:history="1">
            <w:r w:rsidR="00DB5DA1" w:rsidRPr="00ED7D2B">
              <w:rPr>
                <w:rStyle w:val="Hipervnculo"/>
                <w:rFonts w:ascii="Courier New" w:hAnsi="Courier New" w:cs="Courier New"/>
              </w:rPr>
              <w:t>o</w:t>
            </w:r>
            <w:r w:rsidR="00DB5DA1">
              <w:rPr>
                <w:rFonts w:asciiTheme="minorHAnsi" w:hAnsiTheme="minorHAnsi" w:cstheme="minorBidi"/>
                <w:b w:val="0"/>
                <w:sz w:val="22"/>
                <w:szCs w:val="22"/>
                <w:lang w:eastAsia="es-ES"/>
              </w:rPr>
              <w:tab/>
            </w:r>
            <w:r w:rsidR="00DB5DA1" w:rsidRPr="00ED7D2B">
              <w:rPr>
                <w:rStyle w:val="Hipervnculo"/>
              </w:rPr>
              <w:t>1.1.4 Integración de gestión comercial, automatización y CRM</w:t>
            </w:r>
            <w:r w:rsidR="00DB5DA1">
              <w:rPr>
                <w:webHidden/>
              </w:rPr>
              <w:tab/>
            </w:r>
            <w:r w:rsidR="00DB5DA1">
              <w:rPr>
                <w:webHidden/>
              </w:rPr>
              <w:fldChar w:fldCharType="begin"/>
            </w:r>
            <w:r w:rsidR="00DB5DA1">
              <w:rPr>
                <w:webHidden/>
              </w:rPr>
              <w:instrText xml:space="preserve"> PAGEREF _Toc216556276 \h </w:instrText>
            </w:r>
            <w:r w:rsidR="00DB5DA1">
              <w:rPr>
                <w:webHidden/>
              </w:rPr>
            </w:r>
            <w:r w:rsidR="00DB5DA1">
              <w:rPr>
                <w:webHidden/>
              </w:rPr>
              <w:fldChar w:fldCharType="separate"/>
            </w:r>
            <w:r w:rsidR="00DB5DA1">
              <w:rPr>
                <w:webHidden/>
              </w:rPr>
              <w:t>8</w:t>
            </w:r>
            <w:r w:rsidR="00DB5DA1">
              <w:rPr>
                <w:webHidden/>
              </w:rPr>
              <w:fldChar w:fldCharType="end"/>
            </w:r>
          </w:hyperlink>
        </w:p>
        <w:p w:rsidR="00DB5DA1" w:rsidRDefault="008202A4" w:rsidP="00B55342">
          <w:pPr>
            <w:pStyle w:val="TDC3"/>
            <w:jc w:val="both"/>
            <w:rPr>
              <w:rFonts w:asciiTheme="minorHAnsi" w:hAnsiTheme="minorHAnsi" w:cstheme="minorBidi"/>
              <w:b w:val="0"/>
              <w:bCs w:val="0"/>
              <w:noProof/>
              <w:sz w:val="22"/>
              <w:szCs w:val="22"/>
              <w:lang w:eastAsia="es-ES"/>
            </w:rPr>
          </w:pPr>
          <w:hyperlink w:anchor="_Toc216556277" w:history="1">
            <w:r w:rsidR="00DB5DA1" w:rsidRPr="00ED7D2B">
              <w:rPr>
                <w:rStyle w:val="Hipervnculo"/>
                <w:noProof/>
              </w:rPr>
              <w:t>1.2 Análisis de mercado</w:t>
            </w:r>
            <w:r w:rsidR="00DB5DA1">
              <w:rPr>
                <w:noProof/>
                <w:webHidden/>
              </w:rPr>
              <w:tab/>
            </w:r>
            <w:r w:rsidR="00DB5DA1">
              <w:rPr>
                <w:noProof/>
                <w:webHidden/>
              </w:rPr>
              <w:fldChar w:fldCharType="begin"/>
            </w:r>
            <w:r w:rsidR="00DB5DA1">
              <w:rPr>
                <w:noProof/>
                <w:webHidden/>
              </w:rPr>
              <w:instrText xml:space="preserve"> PAGEREF _Toc216556277 \h </w:instrText>
            </w:r>
            <w:r w:rsidR="00DB5DA1">
              <w:rPr>
                <w:noProof/>
                <w:webHidden/>
              </w:rPr>
            </w:r>
            <w:r w:rsidR="00DB5DA1">
              <w:rPr>
                <w:noProof/>
                <w:webHidden/>
              </w:rPr>
              <w:fldChar w:fldCharType="separate"/>
            </w:r>
            <w:r w:rsidR="00DB5DA1">
              <w:rPr>
                <w:noProof/>
                <w:webHidden/>
              </w:rPr>
              <w:t>8</w:t>
            </w:r>
            <w:r w:rsidR="00DB5DA1">
              <w:rPr>
                <w:noProof/>
                <w:webHidden/>
              </w:rPr>
              <w:fldChar w:fldCharType="end"/>
            </w:r>
          </w:hyperlink>
        </w:p>
        <w:p w:rsidR="00DB5DA1" w:rsidRDefault="008202A4" w:rsidP="00B55342">
          <w:pPr>
            <w:pStyle w:val="TDC3"/>
            <w:jc w:val="both"/>
            <w:rPr>
              <w:rFonts w:asciiTheme="minorHAnsi" w:hAnsiTheme="minorHAnsi" w:cstheme="minorBidi"/>
              <w:b w:val="0"/>
              <w:bCs w:val="0"/>
              <w:noProof/>
              <w:sz w:val="22"/>
              <w:szCs w:val="22"/>
              <w:lang w:eastAsia="es-ES"/>
            </w:rPr>
          </w:pPr>
          <w:hyperlink w:anchor="_Toc216556278" w:history="1">
            <w:r w:rsidR="00DB5DA1" w:rsidRPr="00ED7D2B">
              <w:rPr>
                <w:rStyle w:val="Hipervnculo"/>
                <w:noProof/>
              </w:rPr>
              <w:t>1.4 Herramientas y tecnologías</w:t>
            </w:r>
            <w:r w:rsidR="00DB5DA1">
              <w:rPr>
                <w:noProof/>
                <w:webHidden/>
              </w:rPr>
              <w:tab/>
            </w:r>
            <w:r w:rsidR="00DB5DA1">
              <w:rPr>
                <w:noProof/>
                <w:webHidden/>
              </w:rPr>
              <w:fldChar w:fldCharType="begin"/>
            </w:r>
            <w:r w:rsidR="00DB5DA1">
              <w:rPr>
                <w:noProof/>
                <w:webHidden/>
              </w:rPr>
              <w:instrText xml:space="preserve"> PAGEREF _Toc216556278 \h </w:instrText>
            </w:r>
            <w:r w:rsidR="00DB5DA1">
              <w:rPr>
                <w:noProof/>
                <w:webHidden/>
              </w:rPr>
            </w:r>
            <w:r w:rsidR="00DB5DA1">
              <w:rPr>
                <w:noProof/>
                <w:webHidden/>
              </w:rPr>
              <w:fldChar w:fldCharType="separate"/>
            </w:r>
            <w:r w:rsidR="00DB5DA1">
              <w:rPr>
                <w:noProof/>
                <w:webHidden/>
              </w:rPr>
              <w:t>15</w:t>
            </w:r>
            <w:r w:rsidR="00DB5DA1">
              <w:rPr>
                <w:noProof/>
                <w:webHidden/>
              </w:rPr>
              <w:fldChar w:fldCharType="end"/>
            </w:r>
          </w:hyperlink>
        </w:p>
        <w:p w:rsidR="00DB5DA1" w:rsidRDefault="008202A4" w:rsidP="00B55342">
          <w:pPr>
            <w:pStyle w:val="TDC3"/>
            <w:jc w:val="both"/>
            <w:rPr>
              <w:rFonts w:asciiTheme="minorHAnsi" w:hAnsiTheme="minorHAnsi" w:cstheme="minorBidi"/>
              <w:b w:val="0"/>
              <w:bCs w:val="0"/>
              <w:noProof/>
              <w:sz w:val="22"/>
              <w:szCs w:val="22"/>
              <w:lang w:eastAsia="es-ES"/>
            </w:rPr>
          </w:pPr>
          <w:hyperlink w:anchor="_Toc216556279" w:history="1">
            <w:r w:rsidR="00DB5DA1" w:rsidRPr="00ED7D2B">
              <w:rPr>
                <w:rStyle w:val="Hipervnculo"/>
                <w:noProof/>
              </w:rPr>
              <w:t>Conclusiones parciales</w:t>
            </w:r>
            <w:r w:rsidR="00DB5DA1">
              <w:rPr>
                <w:noProof/>
                <w:webHidden/>
              </w:rPr>
              <w:tab/>
            </w:r>
            <w:r w:rsidR="00DB5DA1">
              <w:rPr>
                <w:noProof/>
                <w:webHidden/>
              </w:rPr>
              <w:fldChar w:fldCharType="begin"/>
            </w:r>
            <w:r w:rsidR="00DB5DA1">
              <w:rPr>
                <w:noProof/>
                <w:webHidden/>
              </w:rPr>
              <w:instrText xml:space="preserve"> PAGEREF _Toc216556279 \h </w:instrText>
            </w:r>
            <w:r w:rsidR="00DB5DA1">
              <w:rPr>
                <w:noProof/>
                <w:webHidden/>
              </w:rPr>
            </w:r>
            <w:r w:rsidR="00DB5DA1">
              <w:rPr>
                <w:noProof/>
                <w:webHidden/>
              </w:rPr>
              <w:fldChar w:fldCharType="separate"/>
            </w:r>
            <w:r w:rsidR="00DB5DA1">
              <w:rPr>
                <w:noProof/>
                <w:webHidden/>
              </w:rPr>
              <w:t>17</w:t>
            </w:r>
            <w:r w:rsidR="00DB5DA1">
              <w:rPr>
                <w:noProof/>
                <w:webHidden/>
              </w:rPr>
              <w:fldChar w:fldCharType="end"/>
            </w:r>
          </w:hyperlink>
        </w:p>
        <w:p w:rsidR="00DB5DA1" w:rsidRDefault="008202A4" w:rsidP="00B55342">
          <w:pPr>
            <w:pStyle w:val="TDC2"/>
            <w:spacing w:line="360" w:lineRule="auto"/>
            <w:jc w:val="both"/>
            <w:rPr>
              <w:rFonts w:asciiTheme="minorHAnsi" w:hAnsiTheme="minorHAnsi" w:cstheme="minorBidi"/>
              <w:b w:val="0"/>
              <w:sz w:val="22"/>
              <w:szCs w:val="22"/>
              <w:lang w:eastAsia="es-ES"/>
            </w:rPr>
          </w:pPr>
          <w:hyperlink w:anchor="_Toc216556280" w:history="1">
            <w:r w:rsidR="00DB5DA1" w:rsidRPr="00ED7D2B">
              <w:rPr>
                <w:rStyle w:val="Hipervnculo"/>
              </w:rPr>
              <w:t>Capítulo II. Modelado del Contexto</w:t>
            </w:r>
            <w:r w:rsidR="00DB5DA1">
              <w:rPr>
                <w:webHidden/>
              </w:rPr>
              <w:tab/>
            </w:r>
            <w:r w:rsidR="00DB5DA1">
              <w:rPr>
                <w:webHidden/>
              </w:rPr>
              <w:fldChar w:fldCharType="begin"/>
            </w:r>
            <w:r w:rsidR="00DB5DA1">
              <w:rPr>
                <w:webHidden/>
              </w:rPr>
              <w:instrText xml:space="preserve"> PAGEREF _Toc216556280 \h </w:instrText>
            </w:r>
            <w:r w:rsidR="00DB5DA1">
              <w:rPr>
                <w:webHidden/>
              </w:rPr>
            </w:r>
            <w:r w:rsidR="00DB5DA1">
              <w:rPr>
                <w:webHidden/>
              </w:rPr>
              <w:fldChar w:fldCharType="separate"/>
            </w:r>
            <w:r w:rsidR="00DB5DA1">
              <w:rPr>
                <w:webHidden/>
              </w:rPr>
              <w:t>18</w:t>
            </w:r>
            <w:r w:rsidR="00DB5DA1">
              <w:rPr>
                <w:webHidden/>
              </w:rPr>
              <w:fldChar w:fldCharType="end"/>
            </w:r>
          </w:hyperlink>
        </w:p>
        <w:p w:rsidR="00DB5DA1" w:rsidRDefault="008202A4" w:rsidP="00B55342">
          <w:pPr>
            <w:pStyle w:val="TDC3"/>
            <w:jc w:val="both"/>
            <w:rPr>
              <w:rFonts w:asciiTheme="minorHAnsi" w:hAnsiTheme="minorHAnsi" w:cstheme="minorBidi"/>
              <w:b w:val="0"/>
              <w:bCs w:val="0"/>
              <w:noProof/>
              <w:sz w:val="22"/>
              <w:szCs w:val="22"/>
              <w:lang w:eastAsia="es-ES"/>
            </w:rPr>
          </w:pPr>
          <w:hyperlink w:anchor="_Toc216556281" w:history="1">
            <w:r w:rsidR="00DB5DA1" w:rsidRPr="00ED7D2B">
              <w:rPr>
                <w:rStyle w:val="Hipervnculo"/>
                <w:noProof/>
              </w:rPr>
              <w:t>Introducción</w:t>
            </w:r>
            <w:r w:rsidR="00DB5DA1">
              <w:rPr>
                <w:noProof/>
                <w:webHidden/>
              </w:rPr>
              <w:tab/>
            </w:r>
            <w:r w:rsidR="00DB5DA1">
              <w:rPr>
                <w:noProof/>
                <w:webHidden/>
              </w:rPr>
              <w:fldChar w:fldCharType="begin"/>
            </w:r>
            <w:r w:rsidR="00DB5DA1">
              <w:rPr>
                <w:noProof/>
                <w:webHidden/>
              </w:rPr>
              <w:instrText xml:space="preserve"> PAGEREF _Toc216556281 \h </w:instrText>
            </w:r>
            <w:r w:rsidR="00DB5DA1">
              <w:rPr>
                <w:noProof/>
                <w:webHidden/>
              </w:rPr>
            </w:r>
            <w:r w:rsidR="00DB5DA1">
              <w:rPr>
                <w:noProof/>
                <w:webHidden/>
              </w:rPr>
              <w:fldChar w:fldCharType="separate"/>
            </w:r>
            <w:r w:rsidR="00DB5DA1">
              <w:rPr>
                <w:noProof/>
                <w:webHidden/>
              </w:rPr>
              <w:t>18</w:t>
            </w:r>
            <w:r w:rsidR="00DB5DA1">
              <w:rPr>
                <w:noProof/>
                <w:webHidden/>
              </w:rPr>
              <w:fldChar w:fldCharType="end"/>
            </w:r>
          </w:hyperlink>
        </w:p>
        <w:p w:rsidR="00DB5DA1" w:rsidRDefault="008202A4" w:rsidP="00B55342">
          <w:pPr>
            <w:pStyle w:val="TDC3"/>
            <w:jc w:val="both"/>
            <w:rPr>
              <w:rFonts w:asciiTheme="minorHAnsi" w:hAnsiTheme="minorHAnsi" w:cstheme="minorBidi"/>
              <w:b w:val="0"/>
              <w:bCs w:val="0"/>
              <w:noProof/>
              <w:sz w:val="22"/>
              <w:szCs w:val="22"/>
              <w:lang w:eastAsia="es-ES"/>
            </w:rPr>
          </w:pPr>
          <w:hyperlink w:anchor="_Toc216556282" w:history="1">
            <w:r w:rsidR="00DB5DA1" w:rsidRPr="00ED7D2B">
              <w:rPr>
                <w:rStyle w:val="Hipervnculo"/>
                <w:noProof/>
              </w:rPr>
              <w:t>2.1 Técnicas de recopilación de información</w:t>
            </w:r>
            <w:r w:rsidR="00DB5DA1">
              <w:rPr>
                <w:noProof/>
                <w:webHidden/>
              </w:rPr>
              <w:tab/>
            </w:r>
            <w:r w:rsidR="00DB5DA1">
              <w:rPr>
                <w:noProof/>
                <w:webHidden/>
              </w:rPr>
              <w:fldChar w:fldCharType="begin"/>
            </w:r>
            <w:r w:rsidR="00DB5DA1">
              <w:rPr>
                <w:noProof/>
                <w:webHidden/>
              </w:rPr>
              <w:instrText xml:space="preserve"> PAGEREF _Toc216556282 \h </w:instrText>
            </w:r>
            <w:r w:rsidR="00DB5DA1">
              <w:rPr>
                <w:noProof/>
                <w:webHidden/>
              </w:rPr>
            </w:r>
            <w:r w:rsidR="00DB5DA1">
              <w:rPr>
                <w:noProof/>
                <w:webHidden/>
              </w:rPr>
              <w:fldChar w:fldCharType="separate"/>
            </w:r>
            <w:r w:rsidR="00DB5DA1">
              <w:rPr>
                <w:noProof/>
                <w:webHidden/>
              </w:rPr>
              <w:t>18</w:t>
            </w:r>
            <w:r w:rsidR="00DB5DA1">
              <w:rPr>
                <w:noProof/>
                <w:webHidden/>
              </w:rPr>
              <w:fldChar w:fldCharType="end"/>
            </w:r>
          </w:hyperlink>
        </w:p>
        <w:p w:rsidR="00DB5DA1" w:rsidRDefault="008202A4" w:rsidP="00B55342">
          <w:pPr>
            <w:pStyle w:val="TDC3"/>
            <w:jc w:val="both"/>
            <w:rPr>
              <w:rFonts w:asciiTheme="minorHAnsi" w:hAnsiTheme="minorHAnsi" w:cstheme="minorBidi"/>
              <w:b w:val="0"/>
              <w:bCs w:val="0"/>
              <w:noProof/>
              <w:sz w:val="22"/>
              <w:szCs w:val="22"/>
              <w:lang w:eastAsia="es-ES"/>
            </w:rPr>
          </w:pPr>
          <w:hyperlink w:anchor="_Toc216556283" w:history="1">
            <w:r w:rsidR="00DB5DA1" w:rsidRPr="00ED7D2B">
              <w:rPr>
                <w:rStyle w:val="Hipervnculo"/>
                <w:noProof/>
              </w:rPr>
              <w:t>2.2 Fuentes de obtención de requisitos</w:t>
            </w:r>
            <w:r w:rsidR="00DB5DA1">
              <w:rPr>
                <w:noProof/>
                <w:webHidden/>
              </w:rPr>
              <w:tab/>
            </w:r>
            <w:r w:rsidR="00DB5DA1">
              <w:rPr>
                <w:noProof/>
                <w:webHidden/>
              </w:rPr>
              <w:fldChar w:fldCharType="begin"/>
            </w:r>
            <w:r w:rsidR="00DB5DA1">
              <w:rPr>
                <w:noProof/>
                <w:webHidden/>
              </w:rPr>
              <w:instrText xml:space="preserve"> PAGEREF _Toc216556283 \h </w:instrText>
            </w:r>
            <w:r w:rsidR="00DB5DA1">
              <w:rPr>
                <w:noProof/>
                <w:webHidden/>
              </w:rPr>
            </w:r>
            <w:r w:rsidR="00DB5DA1">
              <w:rPr>
                <w:noProof/>
                <w:webHidden/>
              </w:rPr>
              <w:fldChar w:fldCharType="separate"/>
            </w:r>
            <w:r w:rsidR="00DB5DA1">
              <w:rPr>
                <w:noProof/>
                <w:webHidden/>
              </w:rPr>
              <w:t>19</w:t>
            </w:r>
            <w:r w:rsidR="00DB5DA1">
              <w:rPr>
                <w:noProof/>
                <w:webHidden/>
              </w:rPr>
              <w:fldChar w:fldCharType="end"/>
            </w:r>
          </w:hyperlink>
        </w:p>
        <w:p w:rsidR="00DB5DA1" w:rsidRDefault="008202A4" w:rsidP="00B55342">
          <w:pPr>
            <w:pStyle w:val="TDC2"/>
            <w:spacing w:line="360" w:lineRule="auto"/>
            <w:jc w:val="both"/>
            <w:rPr>
              <w:rFonts w:asciiTheme="minorHAnsi" w:hAnsiTheme="minorHAnsi" w:cstheme="minorBidi"/>
              <w:b w:val="0"/>
              <w:sz w:val="22"/>
              <w:szCs w:val="22"/>
              <w:lang w:eastAsia="es-ES"/>
            </w:rPr>
          </w:pPr>
          <w:hyperlink w:anchor="_Toc216556284" w:history="1">
            <w:r w:rsidR="00DB5DA1" w:rsidRPr="00ED7D2B">
              <w:rPr>
                <w:rStyle w:val="Hipervnculo"/>
              </w:rPr>
              <w:t>2.3 Modelo Conceptual</w:t>
            </w:r>
            <w:r w:rsidR="00DB5DA1">
              <w:rPr>
                <w:webHidden/>
              </w:rPr>
              <w:tab/>
            </w:r>
            <w:r w:rsidR="00DB5DA1">
              <w:rPr>
                <w:webHidden/>
              </w:rPr>
              <w:fldChar w:fldCharType="begin"/>
            </w:r>
            <w:r w:rsidR="00DB5DA1">
              <w:rPr>
                <w:webHidden/>
              </w:rPr>
              <w:instrText xml:space="preserve"> PAGEREF _Toc216556284 \h </w:instrText>
            </w:r>
            <w:r w:rsidR="00DB5DA1">
              <w:rPr>
                <w:webHidden/>
              </w:rPr>
            </w:r>
            <w:r w:rsidR="00DB5DA1">
              <w:rPr>
                <w:webHidden/>
              </w:rPr>
              <w:fldChar w:fldCharType="separate"/>
            </w:r>
            <w:r w:rsidR="00DB5DA1">
              <w:rPr>
                <w:webHidden/>
              </w:rPr>
              <w:t>20</w:t>
            </w:r>
            <w:r w:rsidR="00DB5DA1">
              <w:rPr>
                <w:webHidden/>
              </w:rPr>
              <w:fldChar w:fldCharType="end"/>
            </w:r>
          </w:hyperlink>
        </w:p>
        <w:p w:rsidR="00DB5DA1" w:rsidRDefault="008202A4" w:rsidP="00B55342">
          <w:pPr>
            <w:pStyle w:val="TDC3"/>
            <w:jc w:val="both"/>
            <w:rPr>
              <w:rFonts w:asciiTheme="minorHAnsi" w:hAnsiTheme="minorHAnsi" w:cstheme="minorBidi"/>
              <w:b w:val="0"/>
              <w:bCs w:val="0"/>
              <w:noProof/>
              <w:sz w:val="22"/>
              <w:szCs w:val="22"/>
              <w:lang w:eastAsia="es-ES"/>
            </w:rPr>
          </w:pPr>
          <w:hyperlink w:anchor="_Toc216556285" w:history="1">
            <w:r w:rsidR="00DB5DA1" w:rsidRPr="00ED7D2B">
              <w:rPr>
                <w:rStyle w:val="Hipervnculo"/>
                <w:noProof/>
              </w:rPr>
              <w:t>2.4 Reglas del negocio</w:t>
            </w:r>
            <w:r w:rsidR="00DB5DA1">
              <w:rPr>
                <w:noProof/>
                <w:webHidden/>
              </w:rPr>
              <w:tab/>
            </w:r>
            <w:r w:rsidR="00DB5DA1">
              <w:rPr>
                <w:noProof/>
                <w:webHidden/>
              </w:rPr>
              <w:fldChar w:fldCharType="begin"/>
            </w:r>
            <w:r w:rsidR="00DB5DA1">
              <w:rPr>
                <w:noProof/>
                <w:webHidden/>
              </w:rPr>
              <w:instrText xml:space="preserve"> PAGEREF _Toc216556285 \h </w:instrText>
            </w:r>
            <w:r w:rsidR="00DB5DA1">
              <w:rPr>
                <w:noProof/>
                <w:webHidden/>
              </w:rPr>
            </w:r>
            <w:r w:rsidR="00DB5DA1">
              <w:rPr>
                <w:noProof/>
                <w:webHidden/>
              </w:rPr>
              <w:fldChar w:fldCharType="separate"/>
            </w:r>
            <w:r w:rsidR="00DB5DA1">
              <w:rPr>
                <w:noProof/>
                <w:webHidden/>
              </w:rPr>
              <w:t>21</w:t>
            </w:r>
            <w:r w:rsidR="00DB5DA1">
              <w:rPr>
                <w:noProof/>
                <w:webHidden/>
              </w:rPr>
              <w:fldChar w:fldCharType="end"/>
            </w:r>
          </w:hyperlink>
        </w:p>
        <w:p w:rsidR="00DB5DA1" w:rsidRDefault="008202A4" w:rsidP="00B55342">
          <w:pPr>
            <w:pStyle w:val="TDC3"/>
            <w:jc w:val="both"/>
            <w:rPr>
              <w:rFonts w:asciiTheme="minorHAnsi" w:hAnsiTheme="minorHAnsi" w:cstheme="minorBidi"/>
              <w:b w:val="0"/>
              <w:bCs w:val="0"/>
              <w:noProof/>
              <w:sz w:val="22"/>
              <w:szCs w:val="22"/>
              <w:lang w:eastAsia="es-ES"/>
            </w:rPr>
          </w:pPr>
          <w:hyperlink w:anchor="_Toc216556286" w:history="1">
            <w:r w:rsidR="00DB5DA1" w:rsidRPr="00ED7D2B">
              <w:rPr>
                <w:rStyle w:val="Hipervnculo"/>
                <w:noProof/>
              </w:rPr>
              <w:t>Capítulo III. Documentación de requisitos</w:t>
            </w:r>
            <w:r w:rsidR="00DB5DA1">
              <w:rPr>
                <w:noProof/>
                <w:webHidden/>
              </w:rPr>
              <w:tab/>
            </w:r>
            <w:r w:rsidR="00DB5DA1">
              <w:rPr>
                <w:noProof/>
                <w:webHidden/>
              </w:rPr>
              <w:fldChar w:fldCharType="begin"/>
            </w:r>
            <w:r w:rsidR="00DB5DA1">
              <w:rPr>
                <w:noProof/>
                <w:webHidden/>
              </w:rPr>
              <w:instrText xml:space="preserve"> PAGEREF _Toc216556286 \h </w:instrText>
            </w:r>
            <w:r w:rsidR="00DB5DA1">
              <w:rPr>
                <w:noProof/>
                <w:webHidden/>
              </w:rPr>
            </w:r>
            <w:r w:rsidR="00DB5DA1">
              <w:rPr>
                <w:noProof/>
                <w:webHidden/>
              </w:rPr>
              <w:fldChar w:fldCharType="separate"/>
            </w:r>
            <w:r w:rsidR="00DB5DA1">
              <w:rPr>
                <w:noProof/>
                <w:webHidden/>
              </w:rPr>
              <w:t>25</w:t>
            </w:r>
            <w:r w:rsidR="00DB5DA1">
              <w:rPr>
                <w:noProof/>
                <w:webHidden/>
              </w:rPr>
              <w:fldChar w:fldCharType="end"/>
            </w:r>
          </w:hyperlink>
        </w:p>
        <w:p w:rsidR="00DB5DA1" w:rsidRDefault="008202A4" w:rsidP="00B55342">
          <w:pPr>
            <w:pStyle w:val="TDC3"/>
            <w:jc w:val="both"/>
            <w:rPr>
              <w:rFonts w:asciiTheme="minorHAnsi" w:hAnsiTheme="minorHAnsi" w:cstheme="minorBidi"/>
              <w:b w:val="0"/>
              <w:bCs w:val="0"/>
              <w:noProof/>
              <w:sz w:val="22"/>
              <w:szCs w:val="22"/>
              <w:lang w:eastAsia="es-ES"/>
            </w:rPr>
          </w:pPr>
          <w:hyperlink w:anchor="_Toc216556287" w:history="1">
            <w:r w:rsidR="00DB5DA1" w:rsidRPr="00ED7D2B">
              <w:rPr>
                <w:rStyle w:val="Hipervnculo"/>
                <w:noProof/>
              </w:rPr>
              <w:t>3.1 Requisitos funcionales</w:t>
            </w:r>
            <w:r w:rsidR="00DB5DA1">
              <w:rPr>
                <w:noProof/>
                <w:webHidden/>
              </w:rPr>
              <w:tab/>
            </w:r>
            <w:r w:rsidR="00DB5DA1">
              <w:rPr>
                <w:noProof/>
                <w:webHidden/>
              </w:rPr>
              <w:fldChar w:fldCharType="begin"/>
            </w:r>
            <w:r w:rsidR="00DB5DA1">
              <w:rPr>
                <w:noProof/>
                <w:webHidden/>
              </w:rPr>
              <w:instrText xml:space="preserve"> PAGEREF _Toc216556287 \h </w:instrText>
            </w:r>
            <w:r w:rsidR="00DB5DA1">
              <w:rPr>
                <w:noProof/>
                <w:webHidden/>
              </w:rPr>
            </w:r>
            <w:r w:rsidR="00DB5DA1">
              <w:rPr>
                <w:noProof/>
                <w:webHidden/>
              </w:rPr>
              <w:fldChar w:fldCharType="separate"/>
            </w:r>
            <w:r w:rsidR="00DB5DA1">
              <w:rPr>
                <w:noProof/>
                <w:webHidden/>
              </w:rPr>
              <w:t>25</w:t>
            </w:r>
            <w:r w:rsidR="00DB5DA1">
              <w:rPr>
                <w:noProof/>
                <w:webHidden/>
              </w:rPr>
              <w:fldChar w:fldCharType="end"/>
            </w:r>
          </w:hyperlink>
        </w:p>
        <w:p w:rsidR="00DB5DA1" w:rsidRDefault="008202A4" w:rsidP="00B55342">
          <w:pPr>
            <w:pStyle w:val="TDC3"/>
            <w:jc w:val="both"/>
            <w:rPr>
              <w:rFonts w:asciiTheme="minorHAnsi" w:hAnsiTheme="minorHAnsi" w:cstheme="minorBidi"/>
              <w:b w:val="0"/>
              <w:bCs w:val="0"/>
              <w:noProof/>
              <w:sz w:val="22"/>
              <w:szCs w:val="22"/>
              <w:lang w:eastAsia="es-ES"/>
            </w:rPr>
          </w:pPr>
          <w:hyperlink w:anchor="_Toc216556288" w:history="1">
            <w:r w:rsidR="00DB5DA1" w:rsidRPr="00ED7D2B">
              <w:rPr>
                <w:rStyle w:val="Hipervnculo"/>
                <w:noProof/>
              </w:rPr>
              <w:t>3.2 Requisitos no funcionales</w:t>
            </w:r>
            <w:r w:rsidR="00DB5DA1">
              <w:rPr>
                <w:noProof/>
                <w:webHidden/>
              </w:rPr>
              <w:tab/>
            </w:r>
            <w:r w:rsidR="00DB5DA1">
              <w:rPr>
                <w:noProof/>
                <w:webHidden/>
              </w:rPr>
              <w:fldChar w:fldCharType="begin"/>
            </w:r>
            <w:r w:rsidR="00DB5DA1">
              <w:rPr>
                <w:noProof/>
                <w:webHidden/>
              </w:rPr>
              <w:instrText xml:space="preserve"> PAGEREF _Toc216556288 \h </w:instrText>
            </w:r>
            <w:r w:rsidR="00DB5DA1">
              <w:rPr>
                <w:noProof/>
                <w:webHidden/>
              </w:rPr>
            </w:r>
            <w:r w:rsidR="00DB5DA1">
              <w:rPr>
                <w:noProof/>
                <w:webHidden/>
              </w:rPr>
              <w:fldChar w:fldCharType="separate"/>
            </w:r>
            <w:r w:rsidR="00DB5DA1">
              <w:rPr>
                <w:noProof/>
                <w:webHidden/>
              </w:rPr>
              <w:t>32</w:t>
            </w:r>
            <w:r w:rsidR="00DB5DA1">
              <w:rPr>
                <w:noProof/>
                <w:webHidden/>
              </w:rPr>
              <w:fldChar w:fldCharType="end"/>
            </w:r>
          </w:hyperlink>
        </w:p>
        <w:p w:rsidR="00DB5DA1" w:rsidRDefault="008202A4" w:rsidP="00B55342">
          <w:pPr>
            <w:pStyle w:val="TDC1"/>
            <w:spacing w:line="360" w:lineRule="auto"/>
            <w:jc w:val="both"/>
            <w:rPr>
              <w:rFonts w:asciiTheme="minorHAnsi" w:eastAsiaTheme="minorEastAsia" w:hAnsiTheme="minorHAnsi" w:cstheme="minorBidi"/>
              <w:b w:val="0"/>
              <w:lang w:eastAsia="es-ES"/>
            </w:rPr>
          </w:pPr>
          <w:hyperlink w:anchor="_Toc216556289" w:history="1">
            <w:r w:rsidR="00DB5DA1" w:rsidRPr="00ED7D2B">
              <w:rPr>
                <w:rStyle w:val="Hipervnculo"/>
                <w:rFonts w:cs="Arial"/>
                <w:iCs/>
              </w:rPr>
              <w:t>3.3 Historias de usuario</w:t>
            </w:r>
            <w:r w:rsidR="00DB5DA1">
              <w:rPr>
                <w:webHidden/>
              </w:rPr>
              <w:tab/>
            </w:r>
            <w:r w:rsidR="00DB5DA1">
              <w:rPr>
                <w:webHidden/>
              </w:rPr>
              <w:fldChar w:fldCharType="begin"/>
            </w:r>
            <w:r w:rsidR="00DB5DA1">
              <w:rPr>
                <w:webHidden/>
              </w:rPr>
              <w:instrText xml:space="preserve"> PAGEREF _Toc216556289 \h </w:instrText>
            </w:r>
            <w:r w:rsidR="00DB5DA1">
              <w:rPr>
                <w:webHidden/>
              </w:rPr>
            </w:r>
            <w:r w:rsidR="00DB5DA1">
              <w:rPr>
                <w:webHidden/>
              </w:rPr>
              <w:fldChar w:fldCharType="separate"/>
            </w:r>
            <w:r w:rsidR="00DB5DA1">
              <w:rPr>
                <w:webHidden/>
              </w:rPr>
              <w:t>34</w:t>
            </w:r>
            <w:r w:rsidR="00DB5DA1">
              <w:rPr>
                <w:webHidden/>
              </w:rPr>
              <w:fldChar w:fldCharType="end"/>
            </w:r>
          </w:hyperlink>
        </w:p>
        <w:p w:rsidR="00DB5DA1" w:rsidRDefault="008202A4" w:rsidP="00B55342">
          <w:pPr>
            <w:pStyle w:val="TDC3"/>
            <w:jc w:val="both"/>
            <w:rPr>
              <w:rFonts w:asciiTheme="minorHAnsi" w:hAnsiTheme="minorHAnsi" w:cstheme="minorBidi"/>
              <w:b w:val="0"/>
              <w:bCs w:val="0"/>
              <w:noProof/>
              <w:sz w:val="22"/>
              <w:szCs w:val="22"/>
              <w:lang w:eastAsia="es-ES"/>
            </w:rPr>
          </w:pPr>
          <w:hyperlink w:anchor="_Toc216556290" w:history="1">
            <w:r w:rsidR="00DB5DA1" w:rsidRPr="00ED7D2B">
              <w:rPr>
                <w:rStyle w:val="Hipervnculo"/>
                <w:noProof/>
              </w:rPr>
              <w:t>3.3 Agrupación de requisitos funcionales historia de usuario</w:t>
            </w:r>
            <w:r w:rsidR="00DB5DA1">
              <w:rPr>
                <w:noProof/>
                <w:webHidden/>
              </w:rPr>
              <w:tab/>
            </w:r>
            <w:r w:rsidR="00DB5DA1">
              <w:rPr>
                <w:noProof/>
                <w:webHidden/>
              </w:rPr>
              <w:fldChar w:fldCharType="begin"/>
            </w:r>
            <w:r w:rsidR="00DB5DA1">
              <w:rPr>
                <w:noProof/>
                <w:webHidden/>
              </w:rPr>
              <w:instrText xml:space="preserve"> PAGEREF _Toc216556290 \h </w:instrText>
            </w:r>
            <w:r w:rsidR="00DB5DA1">
              <w:rPr>
                <w:noProof/>
                <w:webHidden/>
              </w:rPr>
            </w:r>
            <w:r w:rsidR="00DB5DA1">
              <w:rPr>
                <w:noProof/>
                <w:webHidden/>
              </w:rPr>
              <w:fldChar w:fldCharType="separate"/>
            </w:r>
            <w:r w:rsidR="00DB5DA1">
              <w:rPr>
                <w:noProof/>
                <w:webHidden/>
              </w:rPr>
              <w:t>44</w:t>
            </w:r>
            <w:r w:rsidR="00DB5DA1">
              <w:rPr>
                <w:noProof/>
                <w:webHidden/>
              </w:rPr>
              <w:fldChar w:fldCharType="end"/>
            </w:r>
          </w:hyperlink>
        </w:p>
        <w:p w:rsidR="00DB5DA1" w:rsidRDefault="008202A4" w:rsidP="00B55342">
          <w:pPr>
            <w:pStyle w:val="TDC1"/>
            <w:spacing w:line="360" w:lineRule="auto"/>
            <w:jc w:val="both"/>
            <w:rPr>
              <w:rFonts w:asciiTheme="minorHAnsi" w:eastAsiaTheme="minorEastAsia" w:hAnsiTheme="minorHAnsi" w:cstheme="minorBidi"/>
              <w:b w:val="0"/>
              <w:lang w:eastAsia="es-ES"/>
            </w:rPr>
          </w:pPr>
          <w:hyperlink w:anchor="_Toc216556291" w:history="1">
            <w:r w:rsidR="00DB5DA1" w:rsidRPr="00ED7D2B">
              <w:rPr>
                <w:rStyle w:val="Hipervnculo"/>
                <w:rFonts w:cs="Arial"/>
                <w:iCs/>
              </w:rPr>
              <w:t>Capítulo IV. Validación y gestión de requisitos</w:t>
            </w:r>
            <w:r w:rsidR="00DB5DA1">
              <w:rPr>
                <w:webHidden/>
              </w:rPr>
              <w:tab/>
            </w:r>
            <w:r w:rsidR="00DB5DA1">
              <w:rPr>
                <w:webHidden/>
              </w:rPr>
              <w:fldChar w:fldCharType="begin"/>
            </w:r>
            <w:r w:rsidR="00DB5DA1">
              <w:rPr>
                <w:webHidden/>
              </w:rPr>
              <w:instrText xml:space="preserve"> PAGEREF _Toc216556291 \h </w:instrText>
            </w:r>
            <w:r w:rsidR="00DB5DA1">
              <w:rPr>
                <w:webHidden/>
              </w:rPr>
            </w:r>
            <w:r w:rsidR="00DB5DA1">
              <w:rPr>
                <w:webHidden/>
              </w:rPr>
              <w:fldChar w:fldCharType="separate"/>
            </w:r>
            <w:r w:rsidR="00DB5DA1">
              <w:rPr>
                <w:webHidden/>
              </w:rPr>
              <w:t>47</w:t>
            </w:r>
            <w:r w:rsidR="00DB5DA1">
              <w:rPr>
                <w:webHidden/>
              </w:rPr>
              <w:fldChar w:fldCharType="end"/>
            </w:r>
          </w:hyperlink>
        </w:p>
        <w:p w:rsidR="00DB5DA1" w:rsidRDefault="008202A4" w:rsidP="00B55342">
          <w:pPr>
            <w:pStyle w:val="TDC2"/>
            <w:spacing w:line="360" w:lineRule="auto"/>
            <w:jc w:val="both"/>
            <w:rPr>
              <w:rFonts w:asciiTheme="minorHAnsi" w:hAnsiTheme="minorHAnsi" w:cstheme="minorBidi"/>
              <w:b w:val="0"/>
              <w:sz w:val="22"/>
              <w:szCs w:val="22"/>
              <w:lang w:eastAsia="es-ES"/>
            </w:rPr>
          </w:pPr>
          <w:hyperlink w:anchor="_Toc216556292" w:history="1">
            <w:r w:rsidR="00DB5DA1" w:rsidRPr="00ED7D2B">
              <w:rPr>
                <w:rStyle w:val="Hipervnculo"/>
                <w:rFonts w:eastAsia="Calibri"/>
                <w:bCs/>
              </w:rPr>
              <w:t>4.1 Técnica de validación de requisitos</w:t>
            </w:r>
            <w:r w:rsidR="00DB5DA1">
              <w:rPr>
                <w:webHidden/>
              </w:rPr>
              <w:tab/>
            </w:r>
            <w:r w:rsidR="00DB5DA1">
              <w:rPr>
                <w:webHidden/>
              </w:rPr>
              <w:fldChar w:fldCharType="begin"/>
            </w:r>
            <w:r w:rsidR="00DB5DA1">
              <w:rPr>
                <w:webHidden/>
              </w:rPr>
              <w:instrText xml:space="preserve"> PAGEREF _Toc216556292 \h </w:instrText>
            </w:r>
            <w:r w:rsidR="00DB5DA1">
              <w:rPr>
                <w:webHidden/>
              </w:rPr>
            </w:r>
            <w:r w:rsidR="00DB5DA1">
              <w:rPr>
                <w:webHidden/>
              </w:rPr>
              <w:fldChar w:fldCharType="separate"/>
            </w:r>
            <w:r w:rsidR="00DB5DA1">
              <w:rPr>
                <w:webHidden/>
              </w:rPr>
              <w:t>47</w:t>
            </w:r>
            <w:r w:rsidR="00DB5DA1">
              <w:rPr>
                <w:webHidden/>
              </w:rPr>
              <w:fldChar w:fldCharType="end"/>
            </w:r>
          </w:hyperlink>
        </w:p>
        <w:p w:rsidR="00DB5DA1" w:rsidRDefault="008202A4" w:rsidP="00B55342">
          <w:pPr>
            <w:pStyle w:val="TDC2"/>
            <w:spacing w:line="360" w:lineRule="auto"/>
            <w:jc w:val="both"/>
            <w:rPr>
              <w:rFonts w:asciiTheme="minorHAnsi" w:hAnsiTheme="minorHAnsi" w:cstheme="minorBidi"/>
              <w:b w:val="0"/>
              <w:sz w:val="22"/>
              <w:szCs w:val="22"/>
              <w:lang w:eastAsia="es-ES"/>
            </w:rPr>
          </w:pPr>
          <w:hyperlink w:anchor="_Toc216556293" w:history="1">
            <w:r w:rsidR="00DB5DA1" w:rsidRPr="00ED7D2B">
              <w:rPr>
                <w:rStyle w:val="Hipervnculo"/>
                <w:rFonts w:eastAsia="Calibri"/>
                <w:bCs/>
              </w:rPr>
              <w:t>4.2  Técnicas gestión de requisitos</w:t>
            </w:r>
            <w:r w:rsidR="00DB5DA1">
              <w:rPr>
                <w:webHidden/>
              </w:rPr>
              <w:tab/>
            </w:r>
            <w:r w:rsidR="00DB5DA1">
              <w:rPr>
                <w:webHidden/>
              </w:rPr>
              <w:fldChar w:fldCharType="begin"/>
            </w:r>
            <w:r w:rsidR="00DB5DA1">
              <w:rPr>
                <w:webHidden/>
              </w:rPr>
              <w:instrText xml:space="preserve"> PAGEREF _Toc216556293 \h </w:instrText>
            </w:r>
            <w:r w:rsidR="00DB5DA1">
              <w:rPr>
                <w:webHidden/>
              </w:rPr>
            </w:r>
            <w:r w:rsidR="00DB5DA1">
              <w:rPr>
                <w:webHidden/>
              </w:rPr>
              <w:fldChar w:fldCharType="separate"/>
            </w:r>
            <w:r w:rsidR="00DB5DA1">
              <w:rPr>
                <w:webHidden/>
              </w:rPr>
              <w:t>77</w:t>
            </w:r>
            <w:r w:rsidR="00DB5DA1">
              <w:rPr>
                <w:webHidden/>
              </w:rPr>
              <w:fldChar w:fldCharType="end"/>
            </w:r>
          </w:hyperlink>
        </w:p>
        <w:p w:rsidR="00DB5DA1" w:rsidRDefault="008202A4" w:rsidP="00B55342">
          <w:pPr>
            <w:pStyle w:val="TDC2"/>
            <w:spacing w:line="360" w:lineRule="auto"/>
            <w:jc w:val="both"/>
            <w:rPr>
              <w:rFonts w:asciiTheme="minorHAnsi" w:hAnsiTheme="minorHAnsi" w:cstheme="minorBidi"/>
              <w:b w:val="0"/>
              <w:sz w:val="22"/>
              <w:szCs w:val="22"/>
              <w:lang w:eastAsia="es-ES"/>
            </w:rPr>
          </w:pPr>
          <w:hyperlink w:anchor="_Toc216556294" w:history="1">
            <w:r w:rsidR="00DB5DA1" w:rsidRPr="00ED7D2B">
              <w:rPr>
                <w:rStyle w:val="Hipervnculo"/>
                <w:rFonts w:eastAsia="Calibri"/>
                <w:bCs/>
              </w:rPr>
              <w:t>5.1  Diagramas de clases del análisis</w:t>
            </w:r>
            <w:r w:rsidR="00DB5DA1">
              <w:rPr>
                <w:webHidden/>
              </w:rPr>
              <w:tab/>
            </w:r>
            <w:r w:rsidR="00DB5DA1">
              <w:rPr>
                <w:webHidden/>
              </w:rPr>
              <w:fldChar w:fldCharType="begin"/>
            </w:r>
            <w:r w:rsidR="00DB5DA1">
              <w:rPr>
                <w:webHidden/>
              </w:rPr>
              <w:instrText xml:space="preserve"> PAGEREF _Toc216556294 \h </w:instrText>
            </w:r>
            <w:r w:rsidR="00DB5DA1">
              <w:rPr>
                <w:webHidden/>
              </w:rPr>
            </w:r>
            <w:r w:rsidR="00DB5DA1">
              <w:rPr>
                <w:webHidden/>
              </w:rPr>
              <w:fldChar w:fldCharType="separate"/>
            </w:r>
            <w:r w:rsidR="00DB5DA1">
              <w:rPr>
                <w:webHidden/>
              </w:rPr>
              <w:t>80</w:t>
            </w:r>
            <w:r w:rsidR="00DB5DA1">
              <w:rPr>
                <w:webHidden/>
              </w:rPr>
              <w:fldChar w:fldCharType="end"/>
            </w:r>
          </w:hyperlink>
        </w:p>
        <w:p w:rsidR="00DB5DA1" w:rsidRDefault="008202A4" w:rsidP="00B55342">
          <w:pPr>
            <w:pStyle w:val="TDC3"/>
            <w:jc w:val="both"/>
            <w:rPr>
              <w:rFonts w:asciiTheme="minorHAnsi" w:hAnsiTheme="minorHAnsi" w:cstheme="minorBidi"/>
              <w:b w:val="0"/>
              <w:bCs w:val="0"/>
              <w:noProof/>
              <w:sz w:val="22"/>
              <w:szCs w:val="22"/>
              <w:lang w:eastAsia="es-ES"/>
            </w:rPr>
          </w:pPr>
          <w:hyperlink w:anchor="_Toc216556295" w:history="1">
            <w:r w:rsidR="00DB5DA1" w:rsidRPr="00ED7D2B">
              <w:rPr>
                <w:rStyle w:val="Hipervnculo"/>
                <w:iCs/>
                <w:noProof/>
              </w:rPr>
              <w:t>Descripción de clases</w:t>
            </w:r>
            <w:r w:rsidR="00DB5DA1">
              <w:rPr>
                <w:noProof/>
                <w:webHidden/>
              </w:rPr>
              <w:tab/>
            </w:r>
            <w:r w:rsidR="00DB5DA1">
              <w:rPr>
                <w:noProof/>
                <w:webHidden/>
              </w:rPr>
              <w:fldChar w:fldCharType="begin"/>
            </w:r>
            <w:r w:rsidR="00DB5DA1">
              <w:rPr>
                <w:noProof/>
                <w:webHidden/>
              </w:rPr>
              <w:instrText xml:space="preserve"> PAGEREF _Toc216556295 \h </w:instrText>
            </w:r>
            <w:r w:rsidR="00DB5DA1">
              <w:rPr>
                <w:noProof/>
                <w:webHidden/>
              </w:rPr>
            </w:r>
            <w:r w:rsidR="00DB5DA1">
              <w:rPr>
                <w:noProof/>
                <w:webHidden/>
              </w:rPr>
              <w:fldChar w:fldCharType="separate"/>
            </w:r>
            <w:r w:rsidR="00DB5DA1">
              <w:rPr>
                <w:noProof/>
                <w:webHidden/>
              </w:rPr>
              <w:t>83</w:t>
            </w:r>
            <w:r w:rsidR="00DB5DA1">
              <w:rPr>
                <w:noProof/>
                <w:webHidden/>
              </w:rPr>
              <w:fldChar w:fldCharType="end"/>
            </w:r>
          </w:hyperlink>
        </w:p>
        <w:p w:rsidR="00DB5DA1" w:rsidRDefault="008202A4" w:rsidP="00B55342">
          <w:pPr>
            <w:pStyle w:val="TDC2"/>
            <w:spacing w:line="360" w:lineRule="auto"/>
            <w:jc w:val="both"/>
            <w:rPr>
              <w:rFonts w:asciiTheme="minorHAnsi" w:hAnsiTheme="minorHAnsi" w:cstheme="minorBidi"/>
              <w:b w:val="0"/>
              <w:sz w:val="22"/>
              <w:szCs w:val="22"/>
              <w:lang w:eastAsia="es-ES"/>
            </w:rPr>
          </w:pPr>
          <w:hyperlink w:anchor="_Toc216556296" w:history="1">
            <w:r w:rsidR="00DB5DA1" w:rsidRPr="00ED7D2B">
              <w:rPr>
                <w:rStyle w:val="Hipervnculo"/>
                <w:rFonts w:eastAsia="Calibri"/>
              </w:rPr>
              <w:t>5.2 Diagramas de Comunicaci</w:t>
            </w:r>
            <w:r w:rsidR="00DB5DA1" w:rsidRPr="00ED7D2B">
              <w:rPr>
                <w:rStyle w:val="Hipervnculo"/>
              </w:rPr>
              <w:t>ó</w:t>
            </w:r>
            <w:r w:rsidR="00DB5DA1" w:rsidRPr="00ED7D2B">
              <w:rPr>
                <w:rStyle w:val="Hipervnculo"/>
                <w:rFonts w:eastAsia="Calibri"/>
              </w:rPr>
              <w:t>n</w:t>
            </w:r>
            <w:r w:rsidR="00DB5DA1">
              <w:rPr>
                <w:webHidden/>
              </w:rPr>
              <w:tab/>
            </w:r>
            <w:r w:rsidR="00DB5DA1">
              <w:rPr>
                <w:webHidden/>
              </w:rPr>
              <w:fldChar w:fldCharType="begin"/>
            </w:r>
            <w:r w:rsidR="00DB5DA1">
              <w:rPr>
                <w:webHidden/>
              </w:rPr>
              <w:instrText xml:space="preserve"> PAGEREF _Toc216556296 \h </w:instrText>
            </w:r>
            <w:r w:rsidR="00DB5DA1">
              <w:rPr>
                <w:webHidden/>
              </w:rPr>
            </w:r>
            <w:r w:rsidR="00DB5DA1">
              <w:rPr>
                <w:webHidden/>
              </w:rPr>
              <w:fldChar w:fldCharType="separate"/>
            </w:r>
            <w:r w:rsidR="00DB5DA1">
              <w:rPr>
                <w:webHidden/>
              </w:rPr>
              <w:t>84</w:t>
            </w:r>
            <w:r w:rsidR="00DB5DA1">
              <w:rPr>
                <w:webHidden/>
              </w:rPr>
              <w:fldChar w:fldCharType="end"/>
            </w:r>
          </w:hyperlink>
        </w:p>
        <w:p w:rsidR="00DB5DA1" w:rsidRDefault="008202A4" w:rsidP="00B55342">
          <w:pPr>
            <w:pStyle w:val="TDC1"/>
            <w:spacing w:line="360" w:lineRule="auto"/>
            <w:jc w:val="both"/>
            <w:rPr>
              <w:rFonts w:asciiTheme="minorHAnsi" w:eastAsiaTheme="minorEastAsia" w:hAnsiTheme="minorHAnsi" w:cstheme="minorBidi"/>
              <w:b w:val="0"/>
              <w:lang w:eastAsia="es-ES"/>
            </w:rPr>
          </w:pPr>
          <w:hyperlink w:anchor="_Toc216556297" w:history="1">
            <w:r w:rsidR="00DB5DA1" w:rsidRPr="00ED7D2B">
              <w:rPr>
                <w:rStyle w:val="Hipervnculo"/>
                <w:rFonts w:cs="Arial"/>
                <w:iCs/>
              </w:rPr>
              <w:t>Recomendaciones</w:t>
            </w:r>
            <w:r w:rsidR="00DB5DA1">
              <w:rPr>
                <w:webHidden/>
              </w:rPr>
              <w:tab/>
            </w:r>
            <w:r w:rsidR="00DB5DA1">
              <w:rPr>
                <w:webHidden/>
              </w:rPr>
              <w:fldChar w:fldCharType="begin"/>
            </w:r>
            <w:r w:rsidR="00DB5DA1">
              <w:rPr>
                <w:webHidden/>
              </w:rPr>
              <w:instrText xml:space="preserve"> PAGEREF _Toc216556297 \h </w:instrText>
            </w:r>
            <w:r w:rsidR="00DB5DA1">
              <w:rPr>
                <w:webHidden/>
              </w:rPr>
            </w:r>
            <w:r w:rsidR="00DB5DA1">
              <w:rPr>
                <w:webHidden/>
              </w:rPr>
              <w:fldChar w:fldCharType="separate"/>
            </w:r>
            <w:r w:rsidR="00DB5DA1">
              <w:rPr>
                <w:webHidden/>
              </w:rPr>
              <w:t>89</w:t>
            </w:r>
            <w:r w:rsidR="00DB5DA1">
              <w:rPr>
                <w:webHidden/>
              </w:rPr>
              <w:fldChar w:fldCharType="end"/>
            </w:r>
          </w:hyperlink>
        </w:p>
        <w:p w:rsidR="00DB5DA1" w:rsidRDefault="008202A4" w:rsidP="00B55342">
          <w:pPr>
            <w:pStyle w:val="TDC1"/>
            <w:spacing w:line="360" w:lineRule="auto"/>
            <w:jc w:val="both"/>
            <w:rPr>
              <w:rFonts w:asciiTheme="minorHAnsi" w:eastAsiaTheme="minorEastAsia" w:hAnsiTheme="minorHAnsi" w:cstheme="minorBidi"/>
              <w:b w:val="0"/>
              <w:lang w:eastAsia="es-ES"/>
            </w:rPr>
          </w:pPr>
          <w:hyperlink w:anchor="_Toc216556298" w:history="1">
            <w:r w:rsidR="00DB5DA1" w:rsidRPr="00ED7D2B">
              <w:rPr>
                <w:rStyle w:val="Hipervnculo"/>
                <w:rFonts w:cs="Arial"/>
                <w:iCs/>
              </w:rPr>
              <w:t>Referencias Bibliográficas</w:t>
            </w:r>
            <w:r w:rsidR="00DB5DA1">
              <w:rPr>
                <w:webHidden/>
              </w:rPr>
              <w:tab/>
            </w:r>
            <w:r w:rsidR="00DB5DA1">
              <w:rPr>
                <w:webHidden/>
              </w:rPr>
              <w:fldChar w:fldCharType="begin"/>
            </w:r>
            <w:r w:rsidR="00DB5DA1">
              <w:rPr>
                <w:webHidden/>
              </w:rPr>
              <w:instrText xml:space="preserve"> PAGEREF _Toc216556298 \h </w:instrText>
            </w:r>
            <w:r w:rsidR="00DB5DA1">
              <w:rPr>
                <w:webHidden/>
              </w:rPr>
            </w:r>
            <w:r w:rsidR="00DB5DA1">
              <w:rPr>
                <w:webHidden/>
              </w:rPr>
              <w:fldChar w:fldCharType="separate"/>
            </w:r>
            <w:r w:rsidR="00DB5DA1">
              <w:rPr>
                <w:webHidden/>
              </w:rPr>
              <w:t>90</w:t>
            </w:r>
            <w:r w:rsidR="00DB5DA1">
              <w:rPr>
                <w:webHidden/>
              </w:rPr>
              <w:fldChar w:fldCharType="end"/>
            </w:r>
          </w:hyperlink>
        </w:p>
        <w:p w:rsidR="00BB26E4" w:rsidRPr="00191070" w:rsidRDefault="00BB26E4" w:rsidP="00B55342">
          <w:pPr>
            <w:spacing w:line="360" w:lineRule="auto"/>
            <w:jc w:val="both"/>
            <w:rPr>
              <w:rFonts w:cs="Arial"/>
            </w:rPr>
          </w:pPr>
          <w:r w:rsidRPr="00191070">
            <w:rPr>
              <w:rFonts w:cs="Arial"/>
              <w:b/>
              <w:bCs/>
              <w:lang w:val="es-ES"/>
            </w:rPr>
            <w:fldChar w:fldCharType="end"/>
          </w:r>
        </w:p>
      </w:sdtContent>
    </w:sdt>
    <w:p w:rsidR="00BB26E4" w:rsidRPr="00191070" w:rsidRDefault="00BB26E4" w:rsidP="00B55342">
      <w:pPr>
        <w:spacing w:line="360" w:lineRule="auto"/>
        <w:jc w:val="both"/>
        <w:rPr>
          <w:rFonts w:cs="Arial"/>
          <w:lang w:val="es-ES"/>
        </w:rPr>
      </w:pPr>
    </w:p>
    <w:p w:rsidR="00933FEF" w:rsidRPr="00191070" w:rsidRDefault="00933FEF" w:rsidP="00B55342">
      <w:pPr>
        <w:spacing w:line="360" w:lineRule="auto"/>
        <w:ind w:firstLineChars="50" w:firstLine="141"/>
        <w:jc w:val="both"/>
        <w:rPr>
          <w:rFonts w:cs="Arial"/>
          <w:b/>
          <w:bCs/>
          <w:sz w:val="28"/>
          <w:szCs w:val="28"/>
          <w:lang w:val="es-ES"/>
        </w:rPr>
      </w:pPr>
    </w:p>
    <w:p w:rsidR="00933FEF" w:rsidRPr="00191070" w:rsidRDefault="00933FEF" w:rsidP="00B55342">
      <w:pPr>
        <w:spacing w:line="360" w:lineRule="auto"/>
        <w:ind w:firstLineChars="50" w:firstLine="141"/>
        <w:jc w:val="both"/>
        <w:rPr>
          <w:rFonts w:cs="Arial"/>
          <w:b/>
          <w:bCs/>
          <w:sz w:val="28"/>
          <w:szCs w:val="28"/>
          <w:lang w:val="es-ES"/>
        </w:rPr>
      </w:pPr>
    </w:p>
    <w:p w:rsidR="00933FEF" w:rsidRPr="00191070" w:rsidRDefault="00933FEF" w:rsidP="00B55342">
      <w:pPr>
        <w:spacing w:line="360" w:lineRule="auto"/>
        <w:ind w:firstLineChars="50" w:firstLine="141"/>
        <w:jc w:val="both"/>
        <w:rPr>
          <w:rFonts w:cs="Arial"/>
          <w:b/>
          <w:bCs/>
          <w:sz w:val="28"/>
          <w:szCs w:val="28"/>
          <w:lang w:val="es-ES"/>
        </w:rPr>
        <w:sectPr w:rsidR="00933FEF" w:rsidRPr="00191070">
          <w:pgSz w:w="11906" w:h="16838"/>
          <w:pgMar w:top="1701" w:right="1134" w:bottom="1134" w:left="1701" w:header="720" w:footer="720" w:gutter="0"/>
          <w:cols w:space="720"/>
          <w:docGrid w:linePitch="360"/>
        </w:sectPr>
      </w:pPr>
    </w:p>
    <w:p w:rsidR="00631169" w:rsidRPr="00191070" w:rsidRDefault="00D472AD" w:rsidP="00B55342">
      <w:pPr>
        <w:spacing w:line="360" w:lineRule="auto"/>
        <w:ind w:firstLineChars="50" w:firstLine="141"/>
        <w:jc w:val="both"/>
        <w:rPr>
          <w:rFonts w:cs="Arial"/>
          <w:b/>
          <w:bCs/>
          <w:sz w:val="28"/>
          <w:szCs w:val="28"/>
          <w:lang w:val="es-ES"/>
        </w:rPr>
      </w:pPr>
      <w:r w:rsidRPr="00191070">
        <w:rPr>
          <w:rFonts w:cs="Arial"/>
          <w:b/>
          <w:bCs/>
          <w:sz w:val="28"/>
          <w:szCs w:val="28"/>
          <w:lang w:val="es-ES"/>
        </w:rPr>
        <w:lastRenderedPageBreak/>
        <w:t>Introducción</w:t>
      </w:r>
    </w:p>
    <w:p w:rsidR="00631169" w:rsidRPr="00191070" w:rsidRDefault="00631169" w:rsidP="00B55342">
      <w:pPr>
        <w:spacing w:line="360" w:lineRule="auto"/>
        <w:ind w:firstLineChars="50" w:firstLine="141"/>
        <w:jc w:val="both"/>
        <w:rPr>
          <w:rFonts w:cs="Arial"/>
          <w:b/>
          <w:bCs/>
          <w:sz w:val="28"/>
          <w:szCs w:val="28"/>
          <w:lang w:val="es-ES"/>
        </w:rPr>
      </w:pPr>
    </w:p>
    <w:p w:rsidR="0089128A" w:rsidRDefault="009710BE" w:rsidP="00B55342">
      <w:pPr>
        <w:spacing w:before="100" w:beforeAutospacing="1" w:after="100" w:afterAutospacing="1" w:line="360" w:lineRule="auto"/>
        <w:jc w:val="both"/>
        <w:rPr>
          <w:rFonts w:eastAsia="Times New Roman" w:cs="Arial"/>
          <w:szCs w:val="24"/>
          <w:lang w:val="es-ES" w:eastAsia="en-US"/>
        </w:rPr>
      </w:pPr>
      <w:r w:rsidRPr="00191070">
        <w:rPr>
          <w:rFonts w:eastAsia="Times New Roman" w:cs="Arial"/>
          <w:szCs w:val="24"/>
          <w:lang w:val="es-ES" w:eastAsia="en-US"/>
        </w:rPr>
        <w:t>La gestión de pedidos constituye una de las actividades más relevantes en las micro, pequeñas y medianas empresas (MIPYMES) dedicadas a la comercialización de productos químicos, donde la eficiencia operativa, la exactitud en el registro de las transacciones y la trazabilidad del proceso resultan esenciales para garantizar la satisfacción del cliente y la rentabilidad del negocio. En la comercializadora de ácido acético objeto de estudio, este proceso se realiza actualmente mediante procedimientos manuales que involucran el uso de hojas de cálculo y comunicación informal entre clientes, vendedores y personal administrativo.</w:t>
      </w:r>
    </w:p>
    <w:p w:rsidR="009710BE" w:rsidRPr="00191070" w:rsidRDefault="009710BE" w:rsidP="00B55342">
      <w:pPr>
        <w:spacing w:before="100" w:beforeAutospacing="1" w:after="100" w:afterAutospacing="1" w:line="360" w:lineRule="auto"/>
        <w:jc w:val="both"/>
        <w:rPr>
          <w:rFonts w:eastAsia="Times New Roman" w:cs="Arial"/>
          <w:szCs w:val="24"/>
          <w:lang w:val="es-ES" w:eastAsia="en-US"/>
        </w:rPr>
      </w:pPr>
      <w:r w:rsidRPr="00191070">
        <w:rPr>
          <w:rFonts w:eastAsia="Times New Roman" w:cs="Arial"/>
          <w:szCs w:val="24"/>
          <w:lang w:val="es-ES" w:eastAsia="en-US"/>
        </w:rPr>
        <w:t>Dichas prácticas generan demoras en el procesamiento de los pedidos, errores en la consolidación de la información, dificultades en el control del inventario y poca transparencia en el seguimiento de las ventas.</w:t>
      </w:r>
    </w:p>
    <w:p w:rsidR="009710BE" w:rsidRPr="00191070" w:rsidRDefault="009710BE" w:rsidP="00B55342">
      <w:pPr>
        <w:spacing w:before="100" w:beforeAutospacing="1" w:after="100" w:afterAutospacing="1" w:line="360" w:lineRule="auto"/>
        <w:jc w:val="both"/>
        <w:rPr>
          <w:rFonts w:eastAsia="Times New Roman" w:cs="Arial"/>
          <w:szCs w:val="24"/>
          <w:lang w:val="es-ES" w:eastAsia="en-US"/>
        </w:rPr>
      </w:pPr>
      <w:r w:rsidRPr="00191070">
        <w:rPr>
          <w:rFonts w:eastAsia="Times New Roman" w:cs="Arial"/>
          <w:szCs w:val="24"/>
          <w:lang w:val="es-ES" w:eastAsia="en-US"/>
        </w:rPr>
        <w:t>Este escenario limita la capacidad de respuesta de la empresa, afecta la confiabilidad de los registros y obstaculiza la toma de decisiones basada en datos actualizados. La falta de trazabilidad y de una gestión centralizada también dificulta el control de las devoluciones y pagos, elementos fundamentales para mantener la integridad operativa del negocio.</w:t>
      </w:r>
    </w:p>
    <w:p w:rsidR="009710BE" w:rsidRPr="00191070" w:rsidRDefault="009710BE" w:rsidP="00B55342">
      <w:pPr>
        <w:spacing w:before="100" w:beforeAutospacing="1" w:after="100" w:afterAutospacing="1" w:line="360" w:lineRule="auto"/>
        <w:jc w:val="both"/>
        <w:rPr>
          <w:rFonts w:eastAsia="Times New Roman" w:cs="Arial"/>
          <w:szCs w:val="24"/>
          <w:lang w:val="es-ES" w:eastAsia="en-US"/>
        </w:rPr>
      </w:pPr>
      <w:r w:rsidRPr="00191070">
        <w:rPr>
          <w:rFonts w:eastAsia="Times New Roman" w:cs="Arial"/>
          <w:szCs w:val="24"/>
          <w:lang w:val="es-ES" w:eastAsia="en-US"/>
        </w:rPr>
        <w:t xml:space="preserve">A partir de esta situación, se plantea </w:t>
      </w:r>
      <w:r w:rsidR="0089128A">
        <w:rPr>
          <w:rFonts w:eastAsia="Times New Roman" w:cs="Arial"/>
          <w:szCs w:val="24"/>
          <w:lang w:val="es-ES" w:eastAsia="en-US"/>
        </w:rPr>
        <w:t>el siguiente problema</w:t>
      </w:r>
      <w:r w:rsidRPr="00191070">
        <w:rPr>
          <w:rFonts w:eastAsia="Times New Roman" w:cs="Arial"/>
          <w:szCs w:val="24"/>
          <w:lang w:val="es-ES" w:eastAsia="en-US"/>
        </w:rPr>
        <w:t>: ¿</w:t>
      </w:r>
      <w:r w:rsidR="00B55342">
        <w:rPr>
          <w:rFonts w:eastAsia="Times New Roman" w:cs="Arial"/>
          <w:szCs w:val="24"/>
          <w:lang w:val="es-ES" w:eastAsia="en-US"/>
        </w:rPr>
        <w:t>Cómo</w:t>
      </w:r>
      <w:r w:rsidRPr="00191070">
        <w:rPr>
          <w:rFonts w:eastAsia="Times New Roman" w:cs="Arial"/>
          <w:szCs w:val="24"/>
          <w:lang w:val="es-ES" w:eastAsia="en-US"/>
        </w:rPr>
        <w:t xml:space="preserve"> automatizar la gestión de pedidos de una MIPYME comercializadora de ácido acético, mejorando la eficiencia, trazabilidad y calidad del servicio?</w:t>
      </w:r>
    </w:p>
    <w:p w:rsidR="009710BE" w:rsidRPr="00191070" w:rsidRDefault="009710BE" w:rsidP="00B55342">
      <w:pPr>
        <w:spacing w:before="100" w:beforeAutospacing="1" w:after="100" w:afterAutospacing="1" w:line="360" w:lineRule="auto"/>
        <w:jc w:val="both"/>
        <w:rPr>
          <w:rFonts w:eastAsia="Times New Roman" w:cs="Arial"/>
          <w:szCs w:val="24"/>
          <w:lang w:val="es-ES" w:eastAsia="en-US"/>
        </w:rPr>
      </w:pPr>
      <w:r w:rsidRPr="00191070">
        <w:rPr>
          <w:rFonts w:eastAsia="Times New Roman" w:cs="Arial"/>
          <w:szCs w:val="24"/>
          <w:lang w:val="es-ES" w:eastAsia="en-US"/>
        </w:rPr>
        <w:t>El objetivo general de esta investigación es diseñar e implementar un sistema web de gestión de pedidos para la comercializadora de ácido acético</w:t>
      </w:r>
      <w:r w:rsidR="0089128A">
        <w:rPr>
          <w:rFonts w:eastAsia="Times New Roman" w:cs="Arial"/>
          <w:szCs w:val="24"/>
          <w:lang w:val="es-ES" w:eastAsia="en-US"/>
        </w:rPr>
        <w:t xml:space="preserve"> y botellas pl</w:t>
      </w:r>
      <w:r w:rsidR="0089128A" w:rsidRPr="00191070">
        <w:rPr>
          <w:rFonts w:eastAsia="Times New Roman" w:cs="Arial"/>
          <w:szCs w:val="24"/>
          <w:lang w:val="es-ES" w:eastAsia="en-US"/>
        </w:rPr>
        <w:t>á</w:t>
      </w:r>
      <w:r w:rsidR="0089128A">
        <w:rPr>
          <w:rFonts w:eastAsia="Times New Roman" w:cs="Arial"/>
          <w:szCs w:val="24"/>
          <w:lang w:val="es-ES" w:eastAsia="en-US"/>
        </w:rPr>
        <w:t>sticas</w:t>
      </w:r>
      <w:r w:rsidRPr="00191070">
        <w:rPr>
          <w:rFonts w:eastAsia="Times New Roman" w:cs="Arial"/>
          <w:szCs w:val="24"/>
          <w:lang w:val="es-ES" w:eastAsia="en-US"/>
        </w:rPr>
        <w:t xml:space="preserve">, que permita automatizar los procesos de solicitud, validación, registro y seguimiento de pedidos, garantizando la coherencia de la información y la mejora del desempeño organizacional. Para cumplir con este propósito, se definieron las siguientes tareas: analizar el proceso actual de gestión de pedidos en la empresa, identificar los </w:t>
      </w:r>
      <w:r w:rsidRPr="00191070">
        <w:rPr>
          <w:rFonts w:eastAsia="Times New Roman" w:cs="Arial"/>
          <w:szCs w:val="24"/>
          <w:lang w:val="es-ES" w:eastAsia="en-US"/>
        </w:rPr>
        <w:lastRenderedPageBreak/>
        <w:t>requerimientos funcionales y no funcionales del sistema, modelar los procesos de nego</w:t>
      </w:r>
      <w:r w:rsidR="0089128A">
        <w:rPr>
          <w:rFonts w:eastAsia="Times New Roman" w:cs="Arial"/>
          <w:szCs w:val="24"/>
          <w:lang w:val="es-ES" w:eastAsia="en-US"/>
        </w:rPr>
        <w:t>cio</w:t>
      </w:r>
      <w:r w:rsidRPr="00191070">
        <w:rPr>
          <w:rFonts w:eastAsia="Times New Roman" w:cs="Arial"/>
          <w:szCs w:val="24"/>
          <w:lang w:val="es-ES" w:eastAsia="en-US"/>
        </w:rPr>
        <w:t>, diseñar la arquitectura del software y la base de datos, implementar los módulos de la aplicación mediante un enfoque iterativo e incremental y validar el sistema a través de pruebas técnicas y de usabilidad.</w:t>
      </w:r>
    </w:p>
    <w:p w:rsidR="009710BE" w:rsidRPr="00191070" w:rsidRDefault="009710BE" w:rsidP="00B55342">
      <w:pPr>
        <w:spacing w:before="100" w:beforeAutospacing="1" w:after="100" w:afterAutospacing="1" w:line="360" w:lineRule="auto"/>
        <w:jc w:val="both"/>
        <w:rPr>
          <w:rFonts w:eastAsia="Times New Roman" w:cs="Arial"/>
          <w:szCs w:val="24"/>
          <w:lang w:val="es-ES" w:eastAsia="en-US"/>
        </w:rPr>
      </w:pPr>
      <w:r w:rsidRPr="00191070">
        <w:rPr>
          <w:rFonts w:eastAsia="Times New Roman" w:cs="Arial"/>
          <w:szCs w:val="24"/>
          <w:lang w:val="es-ES" w:eastAsia="en-US"/>
        </w:rPr>
        <w:t>Metodológicamente, la investigación combina métodos teóricos, empíricos y técnicos. Entre los métodos teóricos se emplearon el analítico-sintético y el inductivo-deductivo, utilizados para el estudio del estado del arte y la definición de los requerimientos. Los métodos empíricos incluyeron la observación directa del proceso comercial, entrevistas con los empleados y revisión documental de los registros de pedidos existentes. Además, se aplicaron herramientas propias de la Ingeniería de Software, como el modelado UML para la representación estructural y comportamental del sistema, el uso de herramientas CASE (</w:t>
      </w:r>
      <w:proofErr w:type="spellStart"/>
      <w:r w:rsidRPr="00191070">
        <w:rPr>
          <w:rFonts w:eastAsia="Times New Roman" w:cs="Arial"/>
          <w:szCs w:val="24"/>
          <w:lang w:val="es-ES" w:eastAsia="en-US"/>
        </w:rPr>
        <w:t>Lucidchart</w:t>
      </w:r>
      <w:proofErr w:type="spellEnd"/>
      <w:r w:rsidRPr="00191070">
        <w:rPr>
          <w:rFonts w:eastAsia="Times New Roman" w:cs="Arial"/>
          <w:szCs w:val="24"/>
          <w:lang w:val="es-ES" w:eastAsia="en-US"/>
        </w:rPr>
        <w:t xml:space="preserve"> y Miro) para la elaboración de diagramas, y la utilización de tecnologías web modernas —Python con Django para el </w:t>
      </w:r>
      <w:proofErr w:type="spellStart"/>
      <w:r w:rsidRPr="00191070">
        <w:rPr>
          <w:rFonts w:eastAsia="Times New Roman" w:cs="Arial"/>
          <w:szCs w:val="24"/>
          <w:lang w:val="es-ES" w:eastAsia="en-US"/>
        </w:rPr>
        <w:t>backend</w:t>
      </w:r>
      <w:proofErr w:type="spellEnd"/>
      <w:r w:rsidRPr="00191070">
        <w:rPr>
          <w:rFonts w:eastAsia="Times New Roman" w:cs="Arial"/>
          <w:szCs w:val="24"/>
          <w:lang w:val="es-ES" w:eastAsia="en-US"/>
        </w:rPr>
        <w:t xml:space="preserve">, HTML, CSS y JavaScript para la interfaz de usuario y </w:t>
      </w:r>
      <w:proofErr w:type="spellStart"/>
      <w:r w:rsidRPr="00191070">
        <w:rPr>
          <w:rFonts w:eastAsia="Times New Roman" w:cs="Arial"/>
          <w:szCs w:val="24"/>
          <w:lang w:val="es-ES" w:eastAsia="en-US"/>
        </w:rPr>
        <w:t>PostgreSQL</w:t>
      </w:r>
      <w:proofErr w:type="spellEnd"/>
      <w:r w:rsidRPr="00191070">
        <w:rPr>
          <w:rFonts w:eastAsia="Times New Roman" w:cs="Arial"/>
          <w:szCs w:val="24"/>
          <w:lang w:val="es-ES" w:eastAsia="en-US"/>
        </w:rPr>
        <w:t xml:space="preserve"> como gestor de base de datos—, las cuales garantizan la integridad, escalabilidad y mantenibilidad del sistema desarrollado.</w:t>
      </w:r>
    </w:p>
    <w:p w:rsidR="00933FEF" w:rsidRPr="00191070" w:rsidRDefault="00933FEF" w:rsidP="00B55342">
      <w:pPr>
        <w:spacing w:before="100" w:beforeAutospacing="1" w:after="100" w:afterAutospacing="1" w:line="360" w:lineRule="auto"/>
        <w:jc w:val="both"/>
        <w:rPr>
          <w:rFonts w:cs="Arial"/>
          <w:b/>
          <w:bCs/>
          <w:szCs w:val="24"/>
          <w:lang w:val="es-ES"/>
        </w:rPr>
      </w:pPr>
    </w:p>
    <w:p w:rsidR="00933FEF" w:rsidRPr="00191070" w:rsidRDefault="00933FEF" w:rsidP="00B55342">
      <w:pPr>
        <w:spacing w:before="100" w:beforeAutospacing="1" w:after="100" w:afterAutospacing="1" w:line="360" w:lineRule="auto"/>
        <w:jc w:val="both"/>
        <w:rPr>
          <w:rFonts w:cs="Arial"/>
          <w:b/>
          <w:bCs/>
          <w:szCs w:val="24"/>
          <w:lang w:val="es-ES"/>
        </w:rPr>
      </w:pPr>
    </w:p>
    <w:p w:rsidR="00933FEF" w:rsidRPr="00191070" w:rsidRDefault="00933FEF" w:rsidP="00B55342">
      <w:pPr>
        <w:spacing w:before="100" w:beforeAutospacing="1" w:after="100" w:afterAutospacing="1" w:line="360" w:lineRule="auto"/>
        <w:jc w:val="both"/>
        <w:rPr>
          <w:rFonts w:cs="Arial"/>
          <w:b/>
          <w:bCs/>
          <w:szCs w:val="24"/>
          <w:lang w:val="es-ES"/>
        </w:rPr>
      </w:pPr>
    </w:p>
    <w:p w:rsidR="00933FEF" w:rsidRPr="00191070" w:rsidRDefault="00933FEF" w:rsidP="00B55342">
      <w:pPr>
        <w:spacing w:before="100" w:beforeAutospacing="1" w:after="100" w:afterAutospacing="1" w:line="360" w:lineRule="auto"/>
        <w:jc w:val="both"/>
        <w:rPr>
          <w:rFonts w:cs="Arial"/>
          <w:b/>
          <w:bCs/>
          <w:szCs w:val="24"/>
          <w:lang w:val="es-ES"/>
        </w:rPr>
      </w:pPr>
    </w:p>
    <w:p w:rsidR="00933FEF" w:rsidRPr="00191070" w:rsidRDefault="00933FEF" w:rsidP="00B55342">
      <w:pPr>
        <w:spacing w:before="100" w:beforeAutospacing="1" w:after="100" w:afterAutospacing="1" w:line="360" w:lineRule="auto"/>
        <w:jc w:val="both"/>
        <w:rPr>
          <w:rFonts w:cs="Arial"/>
          <w:b/>
          <w:bCs/>
          <w:szCs w:val="24"/>
          <w:lang w:val="es-ES"/>
        </w:rPr>
      </w:pPr>
    </w:p>
    <w:p w:rsidR="00933FEF" w:rsidRPr="00191070" w:rsidRDefault="00933FEF" w:rsidP="00B55342">
      <w:pPr>
        <w:spacing w:before="100" w:beforeAutospacing="1" w:after="100" w:afterAutospacing="1" w:line="360" w:lineRule="auto"/>
        <w:jc w:val="both"/>
        <w:rPr>
          <w:rFonts w:cs="Arial"/>
          <w:b/>
          <w:bCs/>
          <w:szCs w:val="24"/>
          <w:lang w:val="es-ES"/>
        </w:rPr>
      </w:pPr>
    </w:p>
    <w:p w:rsidR="00BB26E4" w:rsidRPr="00191070" w:rsidRDefault="00BB26E4" w:rsidP="00B55342">
      <w:pPr>
        <w:pStyle w:val="Ttulo1"/>
        <w:spacing w:line="360" w:lineRule="auto"/>
        <w:jc w:val="both"/>
        <w:rPr>
          <w:rFonts w:cs="Arial"/>
          <w:iCs/>
          <w:szCs w:val="28"/>
          <w:lang w:val="es-ES"/>
        </w:rPr>
      </w:pPr>
      <w:bookmarkStart w:id="0" w:name="_Introducción"/>
      <w:bookmarkStart w:id="1" w:name="_Toc216556270"/>
      <w:bookmarkStart w:id="2" w:name="_Toc213140307"/>
      <w:bookmarkEnd w:id="0"/>
      <w:r w:rsidRPr="00191070">
        <w:rPr>
          <w:rFonts w:eastAsia="Calibri" w:cs="Arial"/>
          <w:lang w:val="es-ES"/>
        </w:rPr>
        <w:lastRenderedPageBreak/>
        <w:t>Capítulo I. Fundamentación teórica</w:t>
      </w:r>
      <w:bookmarkEnd w:id="1"/>
    </w:p>
    <w:p w:rsidR="00144BB8" w:rsidRPr="00191070" w:rsidRDefault="00144BB8" w:rsidP="00B55342">
      <w:pPr>
        <w:pStyle w:val="Ttulo3"/>
        <w:spacing w:line="360" w:lineRule="auto"/>
        <w:jc w:val="both"/>
        <w:rPr>
          <w:rFonts w:ascii="Arial" w:eastAsia="Times New Roman" w:hAnsi="Arial" w:cs="Arial"/>
          <w:color w:val="000000" w:themeColor="text1"/>
          <w:lang w:val="es-ES" w:eastAsia="en-US"/>
        </w:rPr>
      </w:pPr>
      <w:bookmarkStart w:id="3" w:name="_Toc216556271"/>
      <w:r w:rsidRPr="00191070">
        <w:rPr>
          <w:rStyle w:val="Textoennegrita"/>
          <w:rFonts w:ascii="Arial" w:hAnsi="Arial" w:cs="Arial"/>
          <w:bCs w:val="0"/>
          <w:color w:val="000000" w:themeColor="text1"/>
          <w:lang w:val="es-ES"/>
        </w:rPr>
        <w:t>Introducción</w:t>
      </w:r>
      <w:bookmarkEnd w:id="2"/>
      <w:bookmarkEnd w:id="3"/>
    </w:p>
    <w:p w:rsidR="00144BB8" w:rsidRPr="00191070" w:rsidRDefault="00144BB8" w:rsidP="00B55342">
      <w:pPr>
        <w:pStyle w:val="NormalWeb"/>
        <w:spacing w:line="360" w:lineRule="auto"/>
        <w:jc w:val="both"/>
        <w:rPr>
          <w:rFonts w:cs="Arial"/>
          <w:color w:val="000000" w:themeColor="text1"/>
          <w:lang w:val="es-ES"/>
        </w:rPr>
      </w:pPr>
      <w:r w:rsidRPr="00191070">
        <w:rPr>
          <w:rFonts w:cs="Arial"/>
          <w:color w:val="000000" w:themeColor="text1"/>
          <w:lang w:val="es-ES"/>
        </w:rPr>
        <w:t>Este capítulo establece los fundamentos teóricos y tecnológicos</w:t>
      </w:r>
      <w:r w:rsidR="009035AD" w:rsidRPr="00191070">
        <w:rPr>
          <w:rFonts w:cs="Arial"/>
          <w:color w:val="000000" w:themeColor="text1"/>
          <w:lang w:val="es-ES"/>
        </w:rPr>
        <w:t xml:space="preserve"> necesarios para dar solución a la problemática</w:t>
      </w:r>
      <w:r w:rsidRPr="00191070">
        <w:rPr>
          <w:rFonts w:cs="Arial"/>
          <w:color w:val="000000" w:themeColor="text1"/>
          <w:lang w:val="es-ES"/>
        </w:rPr>
        <w:t>. Se analizan los principales conceptos relacionados con la gestión empresarial y el control de información, se revisan soluciones análogas disponibles en el mercado y se justifican las decisiones metodológicas y tecnológicas aplicadas en el diseño de la solución propuesta.</w:t>
      </w:r>
      <w:r w:rsidRPr="00191070">
        <w:rPr>
          <w:rFonts w:cs="Arial"/>
          <w:color w:val="000000" w:themeColor="text1"/>
          <w:lang w:val="es-ES"/>
        </w:rPr>
        <w:br/>
        <w:t>La investigación se apoya en una revisión documental y en el análisis comparativo de herramientas CRM existentes, con el propósito de sentar las bases conceptuales y prácticas necesarias para el desarrollo de un sistema que optimice la administración de pedidos, pagos, clientes y productos dentro de un entorno empresarial en crecimiento.</w:t>
      </w:r>
    </w:p>
    <w:p w:rsidR="00144BB8" w:rsidRPr="00191070" w:rsidRDefault="00144BB8" w:rsidP="00B55342">
      <w:pPr>
        <w:spacing w:line="360" w:lineRule="auto"/>
        <w:jc w:val="both"/>
        <w:rPr>
          <w:rFonts w:cs="Arial"/>
          <w:color w:val="000000" w:themeColor="text1"/>
          <w:szCs w:val="24"/>
          <w:lang w:val="es-ES"/>
        </w:rPr>
      </w:pPr>
    </w:p>
    <w:p w:rsidR="00144BB8" w:rsidRPr="00191070" w:rsidRDefault="00144BB8" w:rsidP="00B55342">
      <w:pPr>
        <w:pStyle w:val="Ttulo3"/>
        <w:spacing w:line="360" w:lineRule="auto"/>
        <w:jc w:val="both"/>
        <w:rPr>
          <w:rFonts w:ascii="Arial" w:hAnsi="Arial" w:cs="Arial"/>
          <w:color w:val="000000" w:themeColor="text1"/>
          <w:lang w:val="es-ES"/>
        </w:rPr>
      </w:pPr>
      <w:bookmarkStart w:id="4" w:name="_Toc213140308"/>
      <w:bookmarkStart w:id="5" w:name="_Toc216556272"/>
      <w:r w:rsidRPr="00191070">
        <w:rPr>
          <w:rStyle w:val="Textoennegrita"/>
          <w:rFonts w:ascii="Arial" w:hAnsi="Arial" w:cs="Arial"/>
          <w:bCs w:val="0"/>
          <w:color w:val="000000" w:themeColor="text1"/>
          <w:lang w:val="es-ES"/>
        </w:rPr>
        <w:t>1.1 Conceptos asociados al tema</w:t>
      </w:r>
      <w:bookmarkEnd w:id="4"/>
      <w:bookmarkEnd w:id="5"/>
    </w:p>
    <w:p w:rsidR="00CC7554" w:rsidRPr="008202A4" w:rsidRDefault="00CC7554" w:rsidP="008202A4">
      <w:pPr>
        <w:pStyle w:val="Ttulo2"/>
        <w:numPr>
          <w:ilvl w:val="0"/>
          <w:numId w:val="0"/>
        </w:numPr>
        <w:spacing w:line="360" w:lineRule="auto"/>
        <w:jc w:val="both"/>
        <w:rPr>
          <w:rFonts w:ascii="Arial" w:eastAsia="Times New Roman" w:hAnsi="Arial" w:cs="Arial"/>
          <w:sz w:val="24"/>
          <w:szCs w:val="24"/>
          <w:lang w:val="es-ES" w:eastAsia="en-US"/>
        </w:rPr>
      </w:pPr>
      <w:bookmarkStart w:id="6" w:name="_Toc216556273"/>
      <w:r w:rsidRPr="008202A4">
        <w:rPr>
          <w:rStyle w:val="Textoennegrita"/>
          <w:rFonts w:ascii="Arial" w:hAnsi="Arial" w:cs="Arial"/>
          <w:b/>
          <w:bCs w:val="0"/>
          <w:sz w:val="24"/>
          <w:szCs w:val="24"/>
          <w:lang w:val="es-ES"/>
        </w:rPr>
        <w:t>1.1.1 Gestión comercial en las MIPYMES</w:t>
      </w:r>
      <w:bookmarkEnd w:id="6"/>
    </w:p>
    <w:p w:rsidR="00CC7554" w:rsidRPr="00CC7554" w:rsidRDefault="00CC7554" w:rsidP="00B55342">
      <w:pPr>
        <w:pStyle w:val="NormalWeb"/>
        <w:spacing w:line="360" w:lineRule="auto"/>
        <w:jc w:val="both"/>
        <w:rPr>
          <w:rFonts w:cs="Arial"/>
          <w:lang w:val="es-ES"/>
        </w:rPr>
      </w:pPr>
      <w:r w:rsidRPr="00CC7554">
        <w:rPr>
          <w:rFonts w:cs="Arial"/>
          <w:lang w:val="es-ES"/>
        </w:rPr>
        <w:t>La gestión comercial es el conjunto de procesos administrativos, operativos y estratégicos orientados a planificar, ejecutar y controlar actividades de venta, distribución y atención al cliente, utilizando herramientas que centralicen información de clientes, productos, pedidos y pagos para mejorar la toma de decisiones, la eficiencia operativa y la competitividad (Ramírez, 2021).</w:t>
      </w:r>
    </w:p>
    <w:p w:rsidR="00CC7554" w:rsidRPr="00FB6A08" w:rsidRDefault="00CC7554" w:rsidP="00B55342">
      <w:pPr>
        <w:spacing w:line="360" w:lineRule="auto"/>
        <w:jc w:val="both"/>
        <w:rPr>
          <w:rFonts w:cs="Arial"/>
          <w:szCs w:val="24"/>
          <w:lang w:val="es-ES"/>
        </w:rPr>
      </w:pPr>
    </w:p>
    <w:p w:rsidR="00CC7554" w:rsidRPr="00CC7554" w:rsidRDefault="00CC7554" w:rsidP="008202A4">
      <w:pPr>
        <w:pStyle w:val="Ttulo2"/>
        <w:numPr>
          <w:ilvl w:val="0"/>
          <w:numId w:val="0"/>
        </w:numPr>
        <w:spacing w:line="360" w:lineRule="auto"/>
        <w:jc w:val="both"/>
        <w:rPr>
          <w:rFonts w:ascii="Arial" w:hAnsi="Arial" w:cs="Arial"/>
          <w:sz w:val="24"/>
          <w:szCs w:val="24"/>
        </w:rPr>
      </w:pPr>
      <w:bookmarkStart w:id="7" w:name="_Toc216556274"/>
      <w:r w:rsidRPr="00CC7554">
        <w:rPr>
          <w:rStyle w:val="Textoennegrita"/>
          <w:rFonts w:ascii="Arial" w:hAnsi="Arial" w:cs="Arial"/>
          <w:b/>
          <w:bCs w:val="0"/>
          <w:sz w:val="24"/>
          <w:szCs w:val="24"/>
        </w:rPr>
        <w:t xml:space="preserve">1.1.2 </w:t>
      </w:r>
      <w:proofErr w:type="spellStart"/>
      <w:r w:rsidRPr="00CC7554">
        <w:rPr>
          <w:rStyle w:val="Textoennegrita"/>
          <w:rFonts w:ascii="Arial" w:hAnsi="Arial" w:cs="Arial"/>
          <w:b/>
          <w:bCs w:val="0"/>
          <w:sz w:val="24"/>
          <w:szCs w:val="24"/>
        </w:rPr>
        <w:t>Automatización</w:t>
      </w:r>
      <w:proofErr w:type="spellEnd"/>
      <w:r w:rsidRPr="00CC7554">
        <w:rPr>
          <w:rStyle w:val="Textoennegrita"/>
          <w:rFonts w:ascii="Arial" w:hAnsi="Arial" w:cs="Arial"/>
          <w:b/>
          <w:bCs w:val="0"/>
          <w:sz w:val="24"/>
          <w:szCs w:val="24"/>
        </w:rPr>
        <w:t xml:space="preserve"> de </w:t>
      </w:r>
      <w:proofErr w:type="spellStart"/>
      <w:r w:rsidRPr="00CC7554">
        <w:rPr>
          <w:rStyle w:val="Textoennegrita"/>
          <w:rFonts w:ascii="Arial" w:hAnsi="Arial" w:cs="Arial"/>
          <w:b/>
          <w:bCs w:val="0"/>
          <w:sz w:val="24"/>
          <w:szCs w:val="24"/>
        </w:rPr>
        <w:t>procesos</w:t>
      </w:r>
      <w:proofErr w:type="spellEnd"/>
      <w:r w:rsidRPr="00CC7554">
        <w:rPr>
          <w:rStyle w:val="Textoennegrita"/>
          <w:rFonts w:ascii="Arial" w:hAnsi="Arial" w:cs="Arial"/>
          <w:b/>
          <w:bCs w:val="0"/>
          <w:sz w:val="24"/>
          <w:szCs w:val="24"/>
        </w:rPr>
        <w:t xml:space="preserve"> </w:t>
      </w:r>
      <w:proofErr w:type="spellStart"/>
      <w:r w:rsidRPr="00CC7554">
        <w:rPr>
          <w:rStyle w:val="Textoennegrita"/>
          <w:rFonts w:ascii="Arial" w:hAnsi="Arial" w:cs="Arial"/>
          <w:b/>
          <w:bCs w:val="0"/>
          <w:sz w:val="24"/>
          <w:szCs w:val="24"/>
        </w:rPr>
        <w:t>empresariales</w:t>
      </w:r>
      <w:bookmarkEnd w:id="7"/>
      <w:proofErr w:type="spellEnd"/>
    </w:p>
    <w:p w:rsidR="00CC7554" w:rsidRPr="00CC7554" w:rsidRDefault="00CC7554" w:rsidP="00B55342">
      <w:pPr>
        <w:pStyle w:val="NormalWeb"/>
        <w:spacing w:line="360" w:lineRule="auto"/>
        <w:jc w:val="both"/>
        <w:rPr>
          <w:rFonts w:cs="Arial"/>
          <w:lang w:val="es-ES"/>
        </w:rPr>
      </w:pPr>
      <w:r w:rsidRPr="00CC7554">
        <w:rPr>
          <w:rFonts w:cs="Arial"/>
          <w:lang w:val="es-ES"/>
        </w:rPr>
        <w:t xml:space="preserve">La automatización de procesos empresariales consiste en la capacidad de los sistemas informáticos para ejecutar tareas rutinarias sin intervención manual directa, garantizando rapidez, precisión y trazabilidad; en las MIPYMES permite reducir errores, optimizar tiempos de gestión, mantener actualizados los registros de pedidos, </w:t>
      </w:r>
      <w:r w:rsidRPr="00CC7554">
        <w:rPr>
          <w:rFonts w:cs="Arial"/>
          <w:lang w:val="es-ES"/>
        </w:rPr>
        <w:lastRenderedPageBreak/>
        <w:t>pagos e inventarios y destinar más tiempo a actividades estratégicas (González &amp; Pérez, 2022).</w:t>
      </w:r>
    </w:p>
    <w:p w:rsidR="00CC7554" w:rsidRPr="00FB6A08" w:rsidRDefault="00CC7554" w:rsidP="00B55342">
      <w:pPr>
        <w:spacing w:line="360" w:lineRule="auto"/>
        <w:jc w:val="both"/>
        <w:rPr>
          <w:rFonts w:cs="Arial"/>
          <w:szCs w:val="24"/>
          <w:lang w:val="es-ES"/>
        </w:rPr>
      </w:pPr>
    </w:p>
    <w:p w:rsidR="00CC7554" w:rsidRPr="00CC7554" w:rsidRDefault="00CC7554" w:rsidP="008202A4">
      <w:pPr>
        <w:pStyle w:val="Ttulo2"/>
        <w:numPr>
          <w:ilvl w:val="0"/>
          <w:numId w:val="0"/>
        </w:numPr>
        <w:spacing w:line="360" w:lineRule="auto"/>
        <w:jc w:val="both"/>
        <w:rPr>
          <w:rFonts w:ascii="Arial" w:hAnsi="Arial" w:cs="Arial"/>
          <w:sz w:val="24"/>
          <w:szCs w:val="24"/>
          <w:lang w:val="es-ES"/>
        </w:rPr>
      </w:pPr>
      <w:bookmarkStart w:id="8" w:name="_Toc216556275"/>
      <w:r w:rsidRPr="00CC7554">
        <w:rPr>
          <w:rStyle w:val="Textoennegrita"/>
          <w:rFonts w:ascii="Arial" w:hAnsi="Arial" w:cs="Arial"/>
          <w:b/>
          <w:bCs w:val="0"/>
          <w:sz w:val="24"/>
          <w:szCs w:val="24"/>
          <w:lang w:val="es-ES"/>
        </w:rPr>
        <w:t>1.1.3 Gestión de relaciones con el cliente (CRM)</w:t>
      </w:r>
      <w:bookmarkEnd w:id="8"/>
    </w:p>
    <w:p w:rsidR="00CC7554" w:rsidRPr="00CC7554" w:rsidRDefault="00CC7554" w:rsidP="00B55342">
      <w:pPr>
        <w:pStyle w:val="NormalWeb"/>
        <w:spacing w:line="360" w:lineRule="auto"/>
        <w:jc w:val="both"/>
        <w:rPr>
          <w:rFonts w:cs="Arial"/>
          <w:lang w:val="es-ES"/>
        </w:rPr>
      </w:pPr>
      <w:r w:rsidRPr="00CC7554">
        <w:rPr>
          <w:rFonts w:cs="Arial"/>
          <w:lang w:val="es-ES"/>
        </w:rPr>
        <w:t>La gestión de relaciones con el cliente (CRM) es un modelo apoyado en tecnologías de la información que facilita organizar, analizar y mejorar las interacciones con los clientes mediante la integración de contactos, historial de compras, comunicaciones y transacciones, permitiendo estrategias de fidelización, personalización del servicio y una visión integral del desempeño comercial en las MIPYMES (López, 2020).</w:t>
      </w:r>
    </w:p>
    <w:p w:rsidR="00CC7554" w:rsidRPr="00FB6A08" w:rsidRDefault="00CC7554" w:rsidP="00B55342">
      <w:pPr>
        <w:spacing w:line="360" w:lineRule="auto"/>
        <w:jc w:val="both"/>
        <w:rPr>
          <w:rFonts w:cs="Arial"/>
          <w:szCs w:val="24"/>
          <w:lang w:val="es-ES"/>
        </w:rPr>
      </w:pPr>
    </w:p>
    <w:p w:rsidR="00CC7554" w:rsidRPr="00CC7554" w:rsidRDefault="00CC7554" w:rsidP="008202A4">
      <w:pPr>
        <w:pStyle w:val="Ttulo2"/>
        <w:numPr>
          <w:ilvl w:val="0"/>
          <w:numId w:val="0"/>
        </w:numPr>
        <w:spacing w:line="360" w:lineRule="auto"/>
        <w:jc w:val="both"/>
        <w:rPr>
          <w:rFonts w:ascii="Arial" w:hAnsi="Arial" w:cs="Arial"/>
          <w:sz w:val="24"/>
          <w:szCs w:val="24"/>
          <w:lang w:val="es-ES"/>
        </w:rPr>
      </w:pPr>
      <w:bookmarkStart w:id="9" w:name="_Toc216556276"/>
      <w:r w:rsidRPr="00CC7554">
        <w:rPr>
          <w:rStyle w:val="Textoennegrita"/>
          <w:rFonts w:ascii="Arial" w:hAnsi="Arial" w:cs="Arial"/>
          <w:b/>
          <w:bCs w:val="0"/>
          <w:sz w:val="24"/>
          <w:szCs w:val="24"/>
          <w:lang w:val="es-ES"/>
        </w:rPr>
        <w:t>1.1.4 Integración de gestión comercial, automatización y CRM</w:t>
      </w:r>
      <w:bookmarkEnd w:id="9"/>
    </w:p>
    <w:p w:rsidR="00CC7554" w:rsidRPr="00CC7554" w:rsidRDefault="00CC7554" w:rsidP="00B55342">
      <w:pPr>
        <w:pStyle w:val="NormalWeb"/>
        <w:spacing w:line="360" w:lineRule="auto"/>
        <w:jc w:val="both"/>
        <w:rPr>
          <w:rFonts w:cs="Arial"/>
          <w:lang w:val="es-ES"/>
        </w:rPr>
      </w:pPr>
      <w:r w:rsidRPr="00CC7554">
        <w:rPr>
          <w:rFonts w:cs="Arial"/>
          <w:lang w:val="es-ES"/>
        </w:rPr>
        <w:t>La integración de estos elementos constituye una base esencial para el desarrollo competitivo y sostenible de las MIPYMES, ya que contribuye a modernizar las operaciones, aumentar la eficiencia y fortalecer la satisfacción del cliente (Ramírez, 2021; González &amp; Pérez, 2022; López, 2020).</w:t>
      </w:r>
    </w:p>
    <w:p w:rsidR="00631169" w:rsidRPr="00191070" w:rsidRDefault="00631169" w:rsidP="00B55342">
      <w:pPr>
        <w:spacing w:line="360" w:lineRule="auto"/>
        <w:jc w:val="both"/>
        <w:rPr>
          <w:rFonts w:cs="Arial"/>
          <w:color w:val="000000" w:themeColor="text1"/>
          <w:szCs w:val="24"/>
          <w:highlight w:val="red"/>
          <w:lang w:val="es-ES"/>
        </w:rPr>
      </w:pPr>
    </w:p>
    <w:p w:rsidR="00144BB8" w:rsidRPr="00191070" w:rsidRDefault="00144BB8" w:rsidP="00B55342">
      <w:pPr>
        <w:pStyle w:val="Ttulo3"/>
        <w:spacing w:line="360" w:lineRule="auto"/>
        <w:jc w:val="both"/>
        <w:rPr>
          <w:rFonts w:ascii="Arial" w:eastAsia="Times New Roman" w:hAnsi="Arial" w:cs="Arial"/>
          <w:color w:val="000000" w:themeColor="text1"/>
          <w:lang w:val="es-ES" w:eastAsia="en-US"/>
        </w:rPr>
      </w:pPr>
      <w:bookmarkStart w:id="10" w:name="_Toc213140309"/>
      <w:bookmarkStart w:id="11" w:name="_Toc216556277"/>
      <w:r w:rsidRPr="00191070">
        <w:rPr>
          <w:rStyle w:val="Textoennegrita"/>
          <w:rFonts w:ascii="Arial" w:hAnsi="Arial" w:cs="Arial"/>
          <w:bCs w:val="0"/>
          <w:color w:val="000000" w:themeColor="text1"/>
          <w:lang w:val="es-ES"/>
        </w:rPr>
        <w:t>1.2 Análisis de mercado</w:t>
      </w:r>
      <w:bookmarkEnd w:id="10"/>
      <w:bookmarkEnd w:id="11"/>
    </w:p>
    <w:p w:rsidR="00144BB8" w:rsidRPr="00191070" w:rsidRDefault="00144BB8" w:rsidP="00B55342">
      <w:pPr>
        <w:pStyle w:val="NormalWeb"/>
        <w:spacing w:line="360" w:lineRule="auto"/>
        <w:jc w:val="both"/>
        <w:rPr>
          <w:rFonts w:cs="Arial"/>
          <w:lang w:val="es-ES"/>
        </w:rPr>
      </w:pPr>
      <w:r w:rsidRPr="00191070">
        <w:rPr>
          <w:rFonts w:cs="Arial"/>
          <w:lang w:val="es-ES"/>
        </w:rPr>
        <w:t xml:space="preserve">El estudio de soluciones existentes revela diversas plataformas CRM orientadas a la gestión de clientes y procesos comerciales en pequeñas y medianas empresas. La </w:t>
      </w:r>
      <w:r w:rsidRPr="00191070">
        <w:rPr>
          <w:rStyle w:val="Textoennegrita"/>
          <w:rFonts w:cs="Arial"/>
          <w:lang w:val="es-ES"/>
        </w:rPr>
        <w:t>Tabla 1.1</w:t>
      </w:r>
      <w:r w:rsidRPr="00191070">
        <w:rPr>
          <w:rFonts w:cs="Arial"/>
          <w:lang w:val="es-ES"/>
        </w:rPr>
        <w:t xml:space="preserve"> presenta el análisis comparativo de sistemas relevantes que sirven como referencia para el desarrollo de la solución propuesta.</w:t>
      </w:r>
    </w:p>
    <w:p w:rsidR="00144BB8" w:rsidRPr="00191070" w:rsidRDefault="00144BB8" w:rsidP="00B55342">
      <w:pPr>
        <w:pStyle w:val="NormalWeb"/>
        <w:spacing w:line="360" w:lineRule="auto"/>
        <w:jc w:val="both"/>
        <w:rPr>
          <w:rFonts w:cs="Arial"/>
          <w:lang w:val="es-ES"/>
        </w:rPr>
      </w:pPr>
      <w:r w:rsidRPr="00191070">
        <w:rPr>
          <w:rStyle w:val="Textoennegrita"/>
          <w:rFonts w:cs="Arial"/>
          <w:lang w:val="es-ES"/>
        </w:rPr>
        <w:t>Tabla 1.1: Análi</w:t>
      </w:r>
      <w:r w:rsidR="00E05D3E">
        <w:rPr>
          <w:rStyle w:val="Textoennegrita"/>
          <w:rFonts w:cs="Arial"/>
          <w:lang w:val="es-ES"/>
        </w:rPr>
        <w:t>sis comparativo de plataformas de gestión comercial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0"/>
        <w:gridCol w:w="1465"/>
        <w:gridCol w:w="1198"/>
        <w:gridCol w:w="1336"/>
        <w:gridCol w:w="3662"/>
      </w:tblGrid>
      <w:tr w:rsidR="00CE2F55" w:rsidRPr="00191070" w:rsidTr="00144BB8">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144BB8" w:rsidRPr="00191070" w:rsidRDefault="00144BB8" w:rsidP="00B55342">
            <w:pPr>
              <w:spacing w:line="360" w:lineRule="auto"/>
              <w:jc w:val="both"/>
              <w:rPr>
                <w:rFonts w:cs="Arial"/>
                <w:b/>
                <w:bCs/>
                <w:szCs w:val="24"/>
              </w:rPr>
            </w:pPr>
            <w:r w:rsidRPr="00191070">
              <w:rPr>
                <w:rStyle w:val="Textoennegrita"/>
                <w:rFonts w:cs="Arial"/>
                <w:szCs w:val="24"/>
              </w:rPr>
              <w:lastRenderedPageBreak/>
              <w:t>Sistema</w:t>
            </w:r>
          </w:p>
        </w:tc>
        <w:tc>
          <w:tcPr>
            <w:tcW w:w="0" w:type="auto"/>
            <w:tcBorders>
              <w:top w:val="single" w:sz="4" w:space="0" w:color="auto"/>
              <w:left w:val="single" w:sz="4" w:space="0" w:color="auto"/>
              <w:bottom w:val="single" w:sz="4" w:space="0" w:color="auto"/>
              <w:right w:val="single" w:sz="4" w:space="0" w:color="auto"/>
            </w:tcBorders>
            <w:vAlign w:val="center"/>
            <w:hideMark/>
          </w:tcPr>
          <w:p w:rsidR="00144BB8" w:rsidRPr="00191070" w:rsidRDefault="00144BB8" w:rsidP="00B55342">
            <w:pPr>
              <w:spacing w:line="360" w:lineRule="auto"/>
              <w:jc w:val="both"/>
              <w:rPr>
                <w:rFonts w:cs="Arial"/>
                <w:b/>
                <w:bCs/>
                <w:szCs w:val="24"/>
              </w:rPr>
            </w:pPr>
            <w:proofErr w:type="spellStart"/>
            <w:r w:rsidRPr="00191070">
              <w:rPr>
                <w:rStyle w:val="Textoennegrita"/>
                <w:rFonts w:cs="Arial"/>
                <w:szCs w:val="24"/>
              </w:rPr>
              <w:t>Tipo</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rsidR="00144BB8" w:rsidRPr="00191070" w:rsidRDefault="00144BB8" w:rsidP="00B55342">
            <w:pPr>
              <w:spacing w:line="360" w:lineRule="auto"/>
              <w:jc w:val="both"/>
              <w:rPr>
                <w:rFonts w:cs="Arial"/>
                <w:b/>
                <w:bCs/>
                <w:szCs w:val="24"/>
              </w:rPr>
            </w:pPr>
            <w:proofErr w:type="spellStart"/>
            <w:r w:rsidRPr="00191070">
              <w:rPr>
                <w:rStyle w:val="Textoennegrita"/>
                <w:rFonts w:cs="Arial"/>
                <w:szCs w:val="24"/>
              </w:rPr>
              <w:t>Gestión</w:t>
            </w:r>
            <w:proofErr w:type="spellEnd"/>
            <w:r w:rsidRPr="00191070">
              <w:rPr>
                <w:rStyle w:val="Textoennegrita"/>
                <w:rFonts w:cs="Arial"/>
                <w:szCs w:val="24"/>
              </w:rPr>
              <w:t xml:space="preserve"> de </w:t>
            </w:r>
            <w:proofErr w:type="spellStart"/>
            <w:r w:rsidRPr="00191070">
              <w:rPr>
                <w:rStyle w:val="Textoennegrita"/>
                <w:rFonts w:cs="Arial"/>
                <w:szCs w:val="24"/>
              </w:rPr>
              <w:t>Clientes</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rsidR="00144BB8" w:rsidRPr="00191070" w:rsidRDefault="00144BB8" w:rsidP="00B55342">
            <w:pPr>
              <w:spacing w:line="360" w:lineRule="auto"/>
              <w:jc w:val="both"/>
              <w:rPr>
                <w:rFonts w:cs="Arial"/>
                <w:b/>
                <w:bCs/>
                <w:szCs w:val="24"/>
                <w:lang w:val="es-ES"/>
              </w:rPr>
            </w:pPr>
            <w:r w:rsidRPr="00191070">
              <w:rPr>
                <w:rStyle w:val="Textoennegrita"/>
                <w:rFonts w:cs="Arial"/>
                <w:szCs w:val="24"/>
                <w:lang w:val="es-ES"/>
              </w:rPr>
              <w:t>Gestión de Pedidos y Pagos</w:t>
            </w:r>
          </w:p>
        </w:tc>
        <w:tc>
          <w:tcPr>
            <w:tcW w:w="0" w:type="auto"/>
            <w:tcBorders>
              <w:top w:val="single" w:sz="4" w:space="0" w:color="auto"/>
              <w:left w:val="single" w:sz="4" w:space="0" w:color="auto"/>
              <w:bottom w:val="single" w:sz="4" w:space="0" w:color="auto"/>
              <w:right w:val="single" w:sz="4" w:space="0" w:color="auto"/>
            </w:tcBorders>
            <w:vAlign w:val="center"/>
            <w:hideMark/>
          </w:tcPr>
          <w:p w:rsidR="00144BB8" w:rsidRPr="00191070" w:rsidRDefault="00144BB8" w:rsidP="00B55342">
            <w:pPr>
              <w:spacing w:line="360" w:lineRule="auto"/>
              <w:jc w:val="both"/>
              <w:rPr>
                <w:rFonts w:cs="Arial"/>
                <w:b/>
                <w:bCs/>
                <w:szCs w:val="24"/>
              </w:rPr>
            </w:pPr>
            <w:proofErr w:type="spellStart"/>
            <w:r w:rsidRPr="00191070">
              <w:rPr>
                <w:rStyle w:val="Textoennegrita"/>
                <w:rFonts w:cs="Arial"/>
                <w:szCs w:val="24"/>
              </w:rPr>
              <w:t>Enfoque</w:t>
            </w:r>
            <w:proofErr w:type="spellEnd"/>
          </w:p>
        </w:tc>
      </w:tr>
      <w:tr w:rsidR="00CE2F55" w:rsidRPr="00191070" w:rsidTr="00144BB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144BB8" w:rsidRPr="00191070" w:rsidRDefault="00144BB8" w:rsidP="00B55342">
            <w:pPr>
              <w:spacing w:line="360" w:lineRule="auto"/>
              <w:jc w:val="both"/>
              <w:rPr>
                <w:rFonts w:cs="Arial"/>
                <w:szCs w:val="24"/>
              </w:rPr>
            </w:pPr>
            <w:proofErr w:type="spellStart"/>
            <w:r w:rsidRPr="00191070">
              <w:rPr>
                <w:rStyle w:val="Textoennegrita"/>
                <w:rFonts w:cs="Arial"/>
                <w:szCs w:val="24"/>
              </w:rPr>
              <w:t>HubSpot</w:t>
            </w:r>
            <w:proofErr w:type="spellEnd"/>
            <w:r w:rsidRPr="00191070">
              <w:rPr>
                <w:rStyle w:val="Textoennegrita"/>
                <w:rFonts w:cs="Arial"/>
                <w:szCs w:val="24"/>
              </w:rPr>
              <w:t xml:space="preserve"> CRM</w:t>
            </w:r>
          </w:p>
        </w:tc>
        <w:tc>
          <w:tcPr>
            <w:tcW w:w="0" w:type="auto"/>
            <w:tcBorders>
              <w:top w:val="single" w:sz="4" w:space="0" w:color="auto"/>
              <w:left w:val="single" w:sz="4" w:space="0" w:color="auto"/>
              <w:bottom w:val="single" w:sz="4" w:space="0" w:color="auto"/>
              <w:right w:val="single" w:sz="4" w:space="0" w:color="auto"/>
            </w:tcBorders>
            <w:vAlign w:val="center"/>
            <w:hideMark/>
          </w:tcPr>
          <w:p w:rsidR="00144BB8" w:rsidRPr="00191070" w:rsidRDefault="00144BB8" w:rsidP="00B55342">
            <w:pPr>
              <w:spacing w:line="360" w:lineRule="auto"/>
              <w:jc w:val="both"/>
              <w:rPr>
                <w:rFonts w:cs="Arial"/>
                <w:szCs w:val="24"/>
              </w:rPr>
            </w:pPr>
            <w:r w:rsidRPr="00191070">
              <w:rPr>
                <w:rFonts w:cs="Arial"/>
                <w:szCs w:val="24"/>
              </w:rPr>
              <w:t xml:space="preserve">CRM </w:t>
            </w:r>
            <w:proofErr w:type="spellStart"/>
            <w:r w:rsidRPr="00191070">
              <w:rPr>
                <w:rFonts w:cs="Arial"/>
                <w:szCs w:val="24"/>
              </w:rPr>
              <w:t>en</w:t>
            </w:r>
            <w:proofErr w:type="spellEnd"/>
            <w:r w:rsidRPr="00191070">
              <w:rPr>
                <w:rFonts w:cs="Arial"/>
                <w:szCs w:val="24"/>
              </w:rPr>
              <w:t xml:space="preserve"> la </w:t>
            </w:r>
            <w:proofErr w:type="spellStart"/>
            <w:r w:rsidRPr="00191070">
              <w:rPr>
                <w:rFonts w:cs="Arial"/>
                <w:szCs w:val="24"/>
              </w:rPr>
              <w:t>nube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rsidR="00144BB8" w:rsidRPr="00191070" w:rsidRDefault="00144BB8" w:rsidP="00B55342">
            <w:pPr>
              <w:spacing w:line="360" w:lineRule="auto"/>
              <w:jc w:val="both"/>
              <w:rPr>
                <w:rFonts w:cs="Arial"/>
                <w:szCs w:val="24"/>
              </w:rPr>
            </w:pPr>
            <w:proofErr w:type="spellStart"/>
            <w:r w:rsidRPr="00191070">
              <w:rPr>
                <w:rFonts w:cs="Arial"/>
                <w:szCs w:val="24"/>
              </w:rPr>
              <w:t>Sí</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rsidR="00144BB8" w:rsidRPr="00191070" w:rsidRDefault="00144BB8" w:rsidP="00B55342">
            <w:pPr>
              <w:spacing w:line="360" w:lineRule="auto"/>
              <w:jc w:val="both"/>
              <w:rPr>
                <w:rFonts w:cs="Arial"/>
                <w:szCs w:val="24"/>
              </w:rPr>
            </w:pPr>
            <w:proofErr w:type="spellStart"/>
            <w:r w:rsidRPr="00191070">
              <w:rPr>
                <w:rFonts w:cs="Arial"/>
                <w:szCs w:val="24"/>
              </w:rPr>
              <w:t>Parcial</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rsidR="00144BB8" w:rsidRPr="00191070" w:rsidRDefault="00144BB8" w:rsidP="00B55342">
            <w:pPr>
              <w:spacing w:line="360" w:lineRule="auto"/>
              <w:jc w:val="both"/>
              <w:rPr>
                <w:rFonts w:cs="Arial"/>
                <w:szCs w:val="24"/>
              </w:rPr>
            </w:pPr>
            <w:r w:rsidRPr="00191070">
              <w:rPr>
                <w:rFonts w:cs="Arial"/>
                <w:szCs w:val="24"/>
              </w:rPr>
              <w:t xml:space="preserve">Marketing y </w:t>
            </w:r>
            <w:proofErr w:type="spellStart"/>
            <w:r w:rsidRPr="00191070">
              <w:rPr>
                <w:rFonts w:cs="Arial"/>
                <w:szCs w:val="24"/>
              </w:rPr>
              <w:t>ventas</w:t>
            </w:r>
            <w:proofErr w:type="spellEnd"/>
            <w:r w:rsidRPr="00191070">
              <w:rPr>
                <w:rFonts w:cs="Arial"/>
                <w:szCs w:val="24"/>
              </w:rPr>
              <w:t xml:space="preserve"> </w:t>
            </w:r>
            <w:proofErr w:type="spellStart"/>
            <w:r w:rsidRPr="00191070">
              <w:rPr>
                <w:rFonts w:cs="Arial"/>
                <w:szCs w:val="24"/>
              </w:rPr>
              <w:t>digitales</w:t>
            </w:r>
            <w:proofErr w:type="spellEnd"/>
          </w:p>
        </w:tc>
      </w:tr>
      <w:tr w:rsidR="00CE2F55" w:rsidRPr="00191070" w:rsidTr="00144BB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144BB8" w:rsidRPr="00191070" w:rsidRDefault="00144BB8" w:rsidP="00B55342">
            <w:pPr>
              <w:spacing w:line="360" w:lineRule="auto"/>
              <w:jc w:val="both"/>
              <w:rPr>
                <w:rFonts w:cs="Arial"/>
                <w:szCs w:val="24"/>
              </w:rPr>
            </w:pPr>
            <w:proofErr w:type="spellStart"/>
            <w:r w:rsidRPr="00191070">
              <w:rPr>
                <w:rStyle w:val="Textoennegrita"/>
                <w:rFonts w:cs="Arial"/>
                <w:szCs w:val="24"/>
              </w:rPr>
              <w:t>Zoho</w:t>
            </w:r>
            <w:proofErr w:type="spellEnd"/>
            <w:r w:rsidRPr="00191070">
              <w:rPr>
                <w:rStyle w:val="Textoennegrita"/>
                <w:rFonts w:cs="Arial"/>
                <w:szCs w:val="24"/>
              </w:rPr>
              <w:t xml:space="preserve"> CRM</w:t>
            </w:r>
          </w:p>
        </w:tc>
        <w:tc>
          <w:tcPr>
            <w:tcW w:w="0" w:type="auto"/>
            <w:tcBorders>
              <w:top w:val="single" w:sz="4" w:space="0" w:color="auto"/>
              <w:left w:val="single" w:sz="4" w:space="0" w:color="auto"/>
              <w:bottom w:val="single" w:sz="4" w:space="0" w:color="auto"/>
              <w:right w:val="single" w:sz="4" w:space="0" w:color="auto"/>
            </w:tcBorders>
            <w:vAlign w:val="center"/>
            <w:hideMark/>
          </w:tcPr>
          <w:p w:rsidR="00144BB8" w:rsidRPr="00191070" w:rsidRDefault="00144BB8" w:rsidP="00B55342">
            <w:pPr>
              <w:spacing w:line="360" w:lineRule="auto"/>
              <w:jc w:val="both"/>
              <w:rPr>
                <w:rFonts w:cs="Arial"/>
                <w:szCs w:val="24"/>
              </w:rPr>
            </w:pPr>
            <w:r w:rsidRPr="00191070">
              <w:rPr>
                <w:rFonts w:cs="Arial"/>
                <w:szCs w:val="24"/>
              </w:rPr>
              <w:t xml:space="preserve">SaaS </w:t>
            </w:r>
            <w:proofErr w:type="spellStart"/>
            <w:r w:rsidRPr="00191070">
              <w:rPr>
                <w:rFonts w:cs="Arial"/>
                <w:szCs w:val="24"/>
              </w:rPr>
              <w:t>Empresarial</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rsidR="00144BB8" w:rsidRPr="00191070" w:rsidRDefault="00144BB8" w:rsidP="00B55342">
            <w:pPr>
              <w:spacing w:line="360" w:lineRule="auto"/>
              <w:jc w:val="both"/>
              <w:rPr>
                <w:rFonts w:cs="Arial"/>
                <w:szCs w:val="24"/>
              </w:rPr>
            </w:pPr>
            <w:proofErr w:type="spellStart"/>
            <w:r w:rsidRPr="00191070">
              <w:rPr>
                <w:rFonts w:cs="Arial"/>
                <w:szCs w:val="24"/>
              </w:rPr>
              <w:t>Sí</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rsidR="00144BB8" w:rsidRPr="00191070" w:rsidRDefault="00144BB8" w:rsidP="00B55342">
            <w:pPr>
              <w:spacing w:line="360" w:lineRule="auto"/>
              <w:jc w:val="both"/>
              <w:rPr>
                <w:rFonts w:cs="Arial"/>
                <w:szCs w:val="24"/>
              </w:rPr>
            </w:pPr>
            <w:proofErr w:type="spellStart"/>
            <w:r w:rsidRPr="00191070">
              <w:rPr>
                <w:rFonts w:cs="Arial"/>
                <w:szCs w:val="24"/>
              </w:rPr>
              <w:t>Sí</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rsidR="00144BB8" w:rsidRPr="00191070" w:rsidRDefault="00144BB8" w:rsidP="00B55342">
            <w:pPr>
              <w:spacing w:line="360" w:lineRule="auto"/>
              <w:jc w:val="both"/>
              <w:rPr>
                <w:rFonts w:cs="Arial"/>
                <w:szCs w:val="24"/>
              </w:rPr>
            </w:pPr>
            <w:r w:rsidRPr="00191070">
              <w:rPr>
                <w:rFonts w:cs="Arial"/>
                <w:szCs w:val="24"/>
              </w:rPr>
              <w:t xml:space="preserve">Ventas y </w:t>
            </w:r>
            <w:proofErr w:type="spellStart"/>
            <w:r w:rsidRPr="00191070">
              <w:rPr>
                <w:rFonts w:cs="Arial"/>
                <w:szCs w:val="24"/>
              </w:rPr>
              <w:t>automatización</w:t>
            </w:r>
            <w:proofErr w:type="spellEnd"/>
            <w:r w:rsidRPr="00191070">
              <w:rPr>
                <w:rFonts w:cs="Arial"/>
                <w:szCs w:val="24"/>
              </w:rPr>
              <w:t xml:space="preserve"> </w:t>
            </w:r>
            <w:proofErr w:type="spellStart"/>
            <w:r w:rsidRPr="00191070">
              <w:rPr>
                <w:rFonts w:cs="Arial"/>
                <w:szCs w:val="24"/>
              </w:rPr>
              <w:t>comercial</w:t>
            </w:r>
            <w:proofErr w:type="spellEnd"/>
          </w:p>
        </w:tc>
      </w:tr>
      <w:tr w:rsidR="00CE2F55" w:rsidRPr="00191070" w:rsidTr="00144BB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144BB8" w:rsidRPr="00191070" w:rsidRDefault="00144BB8" w:rsidP="00B55342">
            <w:pPr>
              <w:spacing w:line="360" w:lineRule="auto"/>
              <w:jc w:val="both"/>
              <w:rPr>
                <w:rFonts w:cs="Arial"/>
                <w:szCs w:val="24"/>
              </w:rPr>
            </w:pPr>
            <w:r w:rsidRPr="00191070">
              <w:rPr>
                <w:rStyle w:val="Textoennegrita"/>
                <w:rFonts w:cs="Arial"/>
                <w:szCs w:val="24"/>
              </w:rPr>
              <w:t>Bitrix24</w:t>
            </w:r>
          </w:p>
        </w:tc>
        <w:tc>
          <w:tcPr>
            <w:tcW w:w="0" w:type="auto"/>
            <w:tcBorders>
              <w:top w:val="single" w:sz="4" w:space="0" w:color="auto"/>
              <w:left w:val="single" w:sz="4" w:space="0" w:color="auto"/>
              <w:bottom w:val="single" w:sz="4" w:space="0" w:color="auto"/>
              <w:right w:val="single" w:sz="4" w:space="0" w:color="auto"/>
            </w:tcBorders>
            <w:vAlign w:val="center"/>
            <w:hideMark/>
          </w:tcPr>
          <w:p w:rsidR="00144BB8" w:rsidRPr="00191070" w:rsidRDefault="00144BB8" w:rsidP="00B55342">
            <w:pPr>
              <w:spacing w:line="360" w:lineRule="auto"/>
              <w:jc w:val="both"/>
              <w:rPr>
                <w:rFonts w:cs="Arial"/>
                <w:szCs w:val="24"/>
              </w:rPr>
            </w:pPr>
            <w:r w:rsidRPr="00191070">
              <w:rPr>
                <w:rFonts w:cs="Arial"/>
                <w:szCs w:val="24"/>
              </w:rPr>
              <w:t xml:space="preserve">CRM </w:t>
            </w:r>
            <w:proofErr w:type="spellStart"/>
            <w:r w:rsidRPr="00191070">
              <w:rPr>
                <w:rFonts w:cs="Arial"/>
                <w:szCs w:val="24"/>
              </w:rPr>
              <w:t>colaborativo</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rsidR="00144BB8" w:rsidRPr="00191070" w:rsidRDefault="00144BB8" w:rsidP="00B55342">
            <w:pPr>
              <w:spacing w:line="360" w:lineRule="auto"/>
              <w:jc w:val="both"/>
              <w:rPr>
                <w:rFonts w:cs="Arial"/>
                <w:szCs w:val="24"/>
              </w:rPr>
            </w:pPr>
            <w:proofErr w:type="spellStart"/>
            <w:r w:rsidRPr="00191070">
              <w:rPr>
                <w:rFonts w:cs="Arial"/>
                <w:szCs w:val="24"/>
              </w:rPr>
              <w:t>Sí</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rsidR="00144BB8" w:rsidRPr="00191070" w:rsidRDefault="00144BB8" w:rsidP="00B55342">
            <w:pPr>
              <w:spacing w:line="360" w:lineRule="auto"/>
              <w:jc w:val="both"/>
              <w:rPr>
                <w:rFonts w:cs="Arial"/>
                <w:szCs w:val="24"/>
              </w:rPr>
            </w:pPr>
            <w:proofErr w:type="spellStart"/>
            <w:r w:rsidRPr="00191070">
              <w:rPr>
                <w:rFonts w:cs="Arial"/>
                <w:szCs w:val="24"/>
              </w:rPr>
              <w:t>Sí</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rsidR="00144BB8" w:rsidRPr="00191070" w:rsidRDefault="00144BB8" w:rsidP="00B55342">
            <w:pPr>
              <w:spacing w:line="360" w:lineRule="auto"/>
              <w:jc w:val="both"/>
              <w:rPr>
                <w:rFonts w:cs="Arial"/>
                <w:szCs w:val="24"/>
              </w:rPr>
            </w:pPr>
            <w:r w:rsidRPr="00191070">
              <w:rPr>
                <w:rFonts w:cs="Arial"/>
                <w:szCs w:val="24"/>
              </w:rPr>
              <w:t xml:space="preserve">Comunicación </w:t>
            </w:r>
            <w:proofErr w:type="spellStart"/>
            <w:r w:rsidRPr="00191070">
              <w:rPr>
                <w:rFonts w:cs="Arial"/>
                <w:szCs w:val="24"/>
              </w:rPr>
              <w:t>interna</w:t>
            </w:r>
            <w:proofErr w:type="spellEnd"/>
            <w:r w:rsidRPr="00191070">
              <w:rPr>
                <w:rFonts w:cs="Arial"/>
                <w:szCs w:val="24"/>
              </w:rPr>
              <w:t xml:space="preserve"> y </w:t>
            </w:r>
            <w:proofErr w:type="spellStart"/>
            <w:r w:rsidRPr="00191070">
              <w:rPr>
                <w:rFonts w:cs="Arial"/>
                <w:szCs w:val="24"/>
              </w:rPr>
              <w:t>ventas</w:t>
            </w:r>
            <w:proofErr w:type="spellEnd"/>
          </w:p>
        </w:tc>
      </w:tr>
      <w:tr w:rsidR="00CE2F55" w:rsidRPr="00191070" w:rsidTr="00144BB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144BB8" w:rsidRPr="00191070" w:rsidRDefault="00144BB8" w:rsidP="00B55342">
            <w:pPr>
              <w:spacing w:line="360" w:lineRule="auto"/>
              <w:jc w:val="both"/>
              <w:rPr>
                <w:rFonts w:cs="Arial"/>
                <w:szCs w:val="24"/>
              </w:rPr>
            </w:pPr>
            <w:proofErr w:type="spellStart"/>
            <w:r w:rsidRPr="00191070">
              <w:rPr>
                <w:rStyle w:val="Textoennegrita"/>
                <w:rFonts w:cs="Arial"/>
                <w:szCs w:val="24"/>
              </w:rPr>
              <w:t>Odoo</w:t>
            </w:r>
            <w:proofErr w:type="spellEnd"/>
            <w:r w:rsidRPr="00191070">
              <w:rPr>
                <w:rStyle w:val="Textoennegrita"/>
                <w:rFonts w:cs="Arial"/>
                <w:szCs w:val="24"/>
              </w:rPr>
              <w:t xml:space="preserve"> CRM</w:t>
            </w:r>
          </w:p>
        </w:tc>
        <w:tc>
          <w:tcPr>
            <w:tcW w:w="0" w:type="auto"/>
            <w:tcBorders>
              <w:top w:val="single" w:sz="4" w:space="0" w:color="auto"/>
              <w:left w:val="single" w:sz="4" w:space="0" w:color="auto"/>
              <w:bottom w:val="single" w:sz="4" w:space="0" w:color="auto"/>
              <w:right w:val="single" w:sz="4" w:space="0" w:color="auto"/>
            </w:tcBorders>
            <w:vAlign w:val="center"/>
            <w:hideMark/>
          </w:tcPr>
          <w:p w:rsidR="00144BB8" w:rsidRPr="00191070" w:rsidRDefault="00144BB8" w:rsidP="00B55342">
            <w:pPr>
              <w:spacing w:line="360" w:lineRule="auto"/>
              <w:jc w:val="both"/>
              <w:rPr>
                <w:rFonts w:cs="Arial"/>
                <w:szCs w:val="24"/>
              </w:rPr>
            </w:pPr>
            <w:proofErr w:type="spellStart"/>
            <w:r w:rsidRPr="00191070">
              <w:rPr>
                <w:rFonts w:cs="Arial"/>
                <w:szCs w:val="24"/>
              </w:rPr>
              <w:t>Módulo</w:t>
            </w:r>
            <w:proofErr w:type="spellEnd"/>
            <w:r w:rsidRPr="00191070">
              <w:rPr>
                <w:rFonts w:cs="Arial"/>
                <w:szCs w:val="24"/>
              </w:rPr>
              <w:t xml:space="preserve"> </w:t>
            </w:r>
            <w:proofErr w:type="spellStart"/>
            <w:r w:rsidRPr="00191070">
              <w:rPr>
                <w:rFonts w:cs="Arial"/>
                <w:szCs w:val="24"/>
              </w:rPr>
              <w:t>integrado</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rsidR="00144BB8" w:rsidRPr="00191070" w:rsidRDefault="00144BB8" w:rsidP="00B55342">
            <w:pPr>
              <w:spacing w:line="360" w:lineRule="auto"/>
              <w:jc w:val="both"/>
              <w:rPr>
                <w:rFonts w:cs="Arial"/>
                <w:szCs w:val="24"/>
              </w:rPr>
            </w:pPr>
            <w:proofErr w:type="spellStart"/>
            <w:r w:rsidRPr="00191070">
              <w:rPr>
                <w:rFonts w:cs="Arial"/>
                <w:szCs w:val="24"/>
              </w:rPr>
              <w:t>Sí</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rsidR="00144BB8" w:rsidRPr="00191070" w:rsidRDefault="00144BB8" w:rsidP="00B55342">
            <w:pPr>
              <w:spacing w:line="360" w:lineRule="auto"/>
              <w:jc w:val="both"/>
              <w:rPr>
                <w:rFonts w:cs="Arial"/>
                <w:szCs w:val="24"/>
              </w:rPr>
            </w:pPr>
            <w:proofErr w:type="spellStart"/>
            <w:r w:rsidRPr="00191070">
              <w:rPr>
                <w:rFonts w:cs="Arial"/>
                <w:szCs w:val="24"/>
              </w:rPr>
              <w:t>Sí</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rsidR="00144BB8" w:rsidRPr="00191070" w:rsidRDefault="00144BB8" w:rsidP="00B55342">
            <w:pPr>
              <w:spacing w:line="360" w:lineRule="auto"/>
              <w:jc w:val="both"/>
              <w:rPr>
                <w:rFonts w:cs="Arial"/>
                <w:szCs w:val="24"/>
              </w:rPr>
            </w:pPr>
            <w:proofErr w:type="spellStart"/>
            <w:r w:rsidRPr="00191070">
              <w:rPr>
                <w:rFonts w:cs="Arial"/>
                <w:szCs w:val="24"/>
              </w:rPr>
              <w:t>Gestión</w:t>
            </w:r>
            <w:proofErr w:type="spellEnd"/>
            <w:r w:rsidRPr="00191070">
              <w:rPr>
                <w:rFonts w:cs="Arial"/>
                <w:szCs w:val="24"/>
              </w:rPr>
              <w:t xml:space="preserve"> integral </w:t>
            </w:r>
            <w:proofErr w:type="spellStart"/>
            <w:r w:rsidRPr="00191070">
              <w:rPr>
                <w:rFonts w:cs="Arial"/>
                <w:szCs w:val="24"/>
              </w:rPr>
              <w:t>empresarial</w:t>
            </w:r>
            <w:proofErr w:type="spellEnd"/>
          </w:p>
        </w:tc>
      </w:tr>
      <w:tr w:rsidR="00CE2F55" w:rsidRPr="00191070" w:rsidTr="00144BB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144BB8" w:rsidRPr="00191070" w:rsidRDefault="00144BB8" w:rsidP="00B55342">
            <w:pPr>
              <w:spacing w:line="360" w:lineRule="auto"/>
              <w:jc w:val="both"/>
              <w:rPr>
                <w:rFonts w:cs="Arial"/>
                <w:szCs w:val="24"/>
              </w:rPr>
            </w:pPr>
            <w:proofErr w:type="spellStart"/>
            <w:r w:rsidRPr="00191070">
              <w:rPr>
                <w:rStyle w:val="Textoennegrita"/>
                <w:rFonts w:cs="Arial"/>
                <w:szCs w:val="24"/>
              </w:rPr>
              <w:t>Freshsales</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rsidR="00144BB8" w:rsidRPr="00191070" w:rsidRDefault="00144BB8" w:rsidP="00B55342">
            <w:pPr>
              <w:spacing w:line="360" w:lineRule="auto"/>
              <w:jc w:val="both"/>
              <w:rPr>
                <w:rFonts w:cs="Arial"/>
                <w:szCs w:val="24"/>
              </w:rPr>
            </w:pPr>
            <w:r w:rsidRPr="00191070">
              <w:rPr>
                <w:rFonts w:cs="Arial"/>
                <w:szCs w:val="24"/>
              </w:rPr>
              <w:t xml:space="preserve">CRM </w:t>
            </w:r>
            <w:proofErr w:type="spellStart"/>
            <w:r w:rsidRPr="00191070">
              <w:rPr>
                <w:rFonts w:cs="Arial"/>
                <w:szCs w:val="24"/>
              </w:rPr>
              <w:t>en</w:t>
            </w:r>
            <w:proofErr w:type="spellEnd"/>
            <w:r w:rsidRPr="00191070">
              <w:rPr>
                <w:rFonts w:cs="Arial"/>
                <w:szCs w:val="24"/>
              </w:rPr>
              <w:t xml:space="preserve"> la </w:t>
            </w:r>
            <w:proofErr w:type="spellStart"/>
            <w:r w:rsidRPr="00191070">
              <w:rPr>
                <w:rFonts w:cs="Arial"/>
                <w:szCs w:val="24"/>
              </w:rPr>
              <w:t>nube</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rsidR="00144BB8" w:rsidRPr="00191070" w:rsidRDefault="00144BB8" w:rsidP="00B55342">
            <w:pPr>
              <w:spacing w:line="360" w:lineRule="auto"/>
              <w:jc w:val="both"/>
              <w:rPr>
                <w:rFonts w:cs="Arial"/>
                <w:szCs w:val="24"/>
              </w:rPr>
            </w:pPr>
            <w:proofErr w:type="spellStart"/>
            <w:r w:rsidRPr="00191070">
              <w:rPr>
                <w:rFonts w:cs="Arial"/>
                <w:szCs w:val="24"/>
              </w:rPr>
              <w:t>Sí</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rsidR="00144BB8" w:rsidRPr="00191070" w:rsidRDefault="00144BB8" w:rsidP="00B55342">
            <w:pPr>
              <w:spacing w:line="360" w:lineRule="auto"/>
              <w:jc w:val="both"/>
              <w:rPr>
                <w:rFonts w:cs="Arial"/>
                <w:szCs w:val="24"/>
              </w:rPr>
            </w:pPr>
            <w:proofErr w:type="spellStart"/>
            <w:r w:rsidRPr="00191070">
              <w:rPr>
                <w:rFonts w:cs="Arial"/>
                <w:szCs w:val="24"/>
              </w:rPr>
              <w:t>Parcial</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rsidR="00144BB8" w:rsidRPr="00191070" w:rsidRDefault="00144BB8" w:rsidP="00B55342">
            <w:pPr>
              <w:spacing w:line="360" w:lineRule="auto"/>
              <w:jc w:val="both"/>
              <w:rPr>
                <w:rFonts w:cs="Arial"/>
                <w:szCs w:val="24"/>
              </w:rPr>
            </w:pPr>
            <w:proofErr w:type="spellStart"/>
            <w:r w:rsidRPr="00191070">
              <w:rPr>
                <w:rFonts w:cs="Arial"/>
                <w:szCs w:val="24"/>
              </w:rPr>
              <w:t>Seguimiento</w:t>
            </w:r>
            <w:proofErr w:type="spellEnd"/>
            <w:r w:rsidRPr="00191070">
              <w:rPr>
                <w:rFonts w:cs="Arial"/>
                <w:szCs w:val="24"/>
              </w:rPr>
              <w:t xml:space="preserve"> de </w:t>
            </w:r>
            <w:proofErr w:type="spellStart"/>
            <w:r w:rsidRPr="00191070">
              <w:rPr>
                <w:rFonts w:cs="Arial"/>
                <w:szCs w:val="24"/>
              </w:rPr>
              <w:t>clientes</w:t>
            </w:r>
            <w:proofErr w:type="spellEnd"/>
            <w:r w:rsidRPr="00191070">
              <w:rPr>
                <w:rFonts w:cs="Arial"/>
                <w:szCs w:val="24"/>
              </w:rPr>
              <w:t xml:space="preserve"> </w:t>
            </w:r>
            <w:proofErr w:type="spellStart"/>
            <w:r w:rsidRPr="00191070">
              <w:rPr>
                <w:rFonts w:cs="Arial"/>
                <w:szCs w:val="24"/>
              </w:rPr>
              <w:t>potenciales</w:t>
            </w:r>
            <w:proofErr w:type="spellEnd"/>
          </w:p>
        </w:tc>
      </w:tr>
      <w:tr w:rsidR="00CE2F55" w:rsidRPr="008202A4" w:rsidTr="00144BB8">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rsidR="00694252" w:rsidRPr="00191070" w:rsidRDefault="00694252" w:rsidP="00B55342">
            <w:pPr>
              <w:spacing w:line="360" w:lineRule="auto"/>
              <w:jc w:val="both"/>
              <w:rPr>
                <w:rStyle w:val="Textoennegrita"/>
                <w:rFonts w:cs="Arial"/>
                <w:b w:val="0"/>
                <w:szCs w:val="24"/>
              </w:rPr>
            </w:pPr>
            <w:r w:rsidRPr="00191070">
              <w:rPr>
                <w:rFonts w:cs="Arial"/>
                <w:b/>
                <w:sz w:val="22"/>
              </w:rPr>
              <w:t xml:space="preserve">Zoom LC </w:t>
            </w:r>
            <w:proofErr w:type="spellStart"/>
            <w:r w:rsidRPr="00191070">
              <w:rPr>
                <w:rFonts w:cs="Arial"/>
                <w:b/>
                <w:sz w:val="22"/>
              </w:rPr>
              <w:t>Odoo</w:t>
            </w:r>
            <w:proofErr w:type="spellEnd"/>
          </w:p>
        </w:tc>
        <w:tc>
          <w:tcPr>
            <w:tcW w:w="0" w:type="auto"/>
            <w:tcBorders>
              <w:top w:val="single" w:sz="4" w:space="0" w:color="auto"/>
              <w:left w:val="single" w:sz="4" w:space="0" w:color="auto"/>
              <w:bottom w:val="single" w:sz="4" w:space="0" w:color="auto"/>
              <w:right w:val="single" w:sz="4" w:space="0" w:color="auto"/>
            </w:tcBorders>
            <w:vAlign w:val="center"/>
          </w:tcPr>
          <w:p w:rsidR="00694252" w:rsidRPr="00191070" w:rsidRDefault="00694252" w:rsidP="00B55342">
            <w:pPr>
              <w:spacing w:line="360" w:lineRule="auto"/>
              <w:jc w:val="both"/>
              <w:rPr>
                <w:rFonts w:cs="Arial"/>
                <w:szCs w:val="24"/>
              </w:rPr>
            </w:pPr>
            <w:r w:rsidRPr="00191070">
              <w:rPr>
                <w:rFonts w:cs="Arial"/>
                <w:szCs w:val="24"/>
              </w:rPr>
              <w:t>ERP</w:t>
            </w:r>
            <w:r w:rsidR="00CC7554">
              <w:rPr>
                <w:rFonts w:cs="Arial"/>
                <w:szCs w:val="24"/>
              </w:rPr>
              <w:t xml:space="preserve"> y CRM</w:t>
            </w:r>
          </w:p>
        </w:tc>
        <w:tc>
          <w:tcPr>
            <w:tcW w:w="0" w:type="auto"/>
            <w:tcBorders>
              <w:top w:val="single" w:sz="4" w:space="0" w:color="auto"/>
              <w:left w:val="single" w:sz="4" w:space="0" w:color="auto"/>
              <w:bottom w:val="single" w:sz="4" w:space="0" w:color="auto"/>
              <w:right w:val="single" w:sz="4" w:space="0" w:color="auto"/>
            </w:tcBorders>
            <w:vAlign w:val="center"/>
          </w:tcPr>
          <w:p w:rsidR="00694252" w:rsidRPr="00191070" w:rsidRDefault="00694252" w:rsidP="00B55342">
            <w:pPr>
              <w:spacing w:line="360" w:lineRule="auto"/>
              <w:jc w:val="both"/>
              <w:rPr>
                <w:rFonts w:cs="Arial"/>
                <w:szCs w:val="24"/>
              </w:rPr>
            </w:pPr>
            <w:proofErr w:type="spellStart"/>
            <w:r w:rsidRPr="00191070">
              <w:rPr>
                <w:rFonts w:cs="Arial"/>
                <w:szCs w:val="24"/>
              </w:rPr>
              <w:t>Sí</w:t>
            </w:r>
            <w:proofErr w:type="spellEnd"/>
          </w:p>
        </w:tc>
        <w:tc>
          <w:tcPr>
            <w:tcW w:w="0" w:type="auto"/>
            <w:tcBorders>
              <w:top w:val="single" w:sz="4" w:space="0" w:color="auto"/>
              <w:left w:val="single" w:sz="4" w:space="0" w:color="auto"/>
              <w:bottom w:val="single" w:sz="4" w:space="0" w:color="auto"/>
              <w:right w:val="single" w:sz="4" w:space="0" w:color="auto"/>
            </w:tcBorders>
            <w:vAlign w:val="center"/>
          </w:tcPr>
          <w:p w:rsidR="00694252" w:rsidRPr="00191070" w:rsidRDefault="00694252" w:rsidP="00B55342">
            <w:pPr>
              <w:spacing w:line="360" w:lineRule="auto"/>
              <w:jc w:val="both"/>
              <w:rPr>
                <w:rFonts w:cs="Arial"/>
                <w:szCs w:val="24"/>
              </w:rPr>
            </w:pPr>
            <w:proofErr w:type="spellStart"/>
            <w:r w:rsidRPr="00191070">
              <w:rPr>
                <w:rFonts w:cs="Arial"/>
                <w:szCs w:val="24"/>
              </w:rPr>
              <w:t>Sí</w:t>
            </w:r>
            <w:proofErr w:type="spellEnd"/>
          </w:p>
        </w:tc>
        <w:tc>
          <w:tcPr>
            <w:tcW w:w="0" w:type="auto"/>
            <w:tcBorders>
              <w:top w:val="single" w:sz="4" w:space="0" w:color="auto"/>
              <w:left w:val="single" w:sz="4" w:space="0" w:color="auto"/>
              <w:bottom w:val="single" w:sz="4" w:space="0" w:color="auto"/>
              <w:right w:val="single" w:sz="4" w:space="0" w:color="auto"/>
            </w:tcBorders>
            <w:vAlign w:val="center"/>
          </w:tcPr>
          <w:p w:rsidR="00694252" w:rsidRPr="00191070" w:rsidRDefault="00694252" w:rsidP="00B55342">
            <w:pPr>
              <w:spacing w:line="360" w:lineRule="auto"/>
              <w:jc w:val="both"/>
              <w:rPr>
                <w:rFonts w:cs="Arial"/>
                <w:szCs w:val="24"/>
                <w:lang w:val="es-ES"/>
              </w:rPr>
            </w:pPr>
            <w:r w:rsidRPr="00191070">
              <w:rPr>
                <w:rFonts w:cs="Arial"/>
                <w:lang w:val="es-ES"/>
              </w:rPr>
              <w:t>Gestión integral empresarial con módulos de ventas, compras, contabilidad y atención al cliente</w:t>
            </w:r>
            <w:r w:rsidRPr="00191070">
              <w:rPr>
                <w:rFonts w:cs="Arial"/>
                <w:sz w:val="22"/>
                <w:lang w:val="es-ES"/>
              </w:rPr>
              <w:t>.</w:t>
            </w:r>
            <w:r w:rsidR="00CE2F55">
              <w:rPr>
                <w:rFonts w:cs="Arial"/>
                <w:sz w:val="22"/>
                <w:lang w:val="es-ES"/>
              </w:rPr>
              <w:t xml:space="preserve">(adaptado por </w:t>
            </w:r>
            <w:r w:rsidR="00CE2F55" w:rsidRPr="00CE2F55">
              <w:rPr>
                <w:lang w:val="es-ES"/>
              </w:rPr>
              <w:t>DESOFT al entorno cubano</w:t>
            </w:r>
            <w:r w:rsidR="00CE2F55">
              <w:rPr>
                <w:rFonts w:cs="Arial"/>
                <w:sz w:val="22"/>
                <w:lang w:val="es-ES"/>
              </w:rPr>
              <w:t>)</w:t>
            </w:r>
          </w:p>
        </w:tc>
      </w:tr>
    </w:tbl>
    <w:p w:rsidR="00144BB8" w:rsidRPr="00191070" w:rsidRDefault="00144BB8" w:rsidP="00B55342">
      <w:pPr>
        <w:pStyle w:val="NormalWeb"/>
        <w:spacing w:line="360" w:lineRule="auto"/>
        <w:jc w:val="both"/>
        <w:rPr>
          <w:rFonts w:cs="Arial"/>
          <w:lang w:val="es-ES"/>
        </w:rPr>
      </w:pPr>
      <w:r w:rsidRPr="00191070">
        <w:rPr>
          <w:rFonts w:cs="Arial"/>
          <w:lang w:val="es-ES"/>
        </w:rPr>
        <w:t>El análisis identifica como puntos coincidentes la centralización de la información de clientes y la automatización de procesos de venta. Sin embargo, se evidencia una brecha en soluciones personalizadas para</w:t>
      </w:r>
      <w:r w:rsidRPr="00191070">
        <w:rPr>
          <w:rFonts w:cs="Arial"/>
          <w:b/>
          <w:lang w:val="es-ES"/>
        </w:rPr>
        <w:t xml:space="preserve"> </w:t>
      </w:r>
      <w:r w:rsidRPr="00191070">
        <w:rPr>
          <w:rStyle w:val="Textoennegrita"/>
          <w:rFonts w:cs="Arial"/>
          <w:b w:val="0"/>
          <w:lang w:val="es-ES"/>
        </w:rPr>
        <w:t>MIPYMES locales</w:t>
      </w:r>
      <w:r w:rsidRPr="00191070">
        <w:rPr>
          <w:rFonts w:cs="Arial"/>
          <w:b/>
          <w:lang w:val="es-ES"/>
        </w:rPr>
        <w:t xml:space="preserve"> </w:t>
      </w:r>
      <w:r w:rsidRPr="00191070">
        <w:rPr>
          <w:rFonts w:cs="Arial"/>
          <w:lang w:val="es-ES"/>
        </w:rPr>
        <w:t>que combinen la</w:t>
      </w:r>
      <w:r w:rsidRPr="00191070">
        <w:rPr>
          <w:rFonts w:cs="Arial"/>
          <w:b/>
          <w:lang w:val="es-ES"/>
        </w:rPr>
        <w:t xml:space="preserve"> </w:t>
      </w:r>
      <w:r w:rsidRPr="00191070">
        <w:rPr>
          <w:rStyle w:val="Textoennegrita"/>
          <w:rFonts w:cs="Arial"/>
          <w:b w:val="0"/>
          <w:lang w:val="es-ES"/>
        </w:rPr>
        <w:t xml:space="preserve">gestión </w:t>
      </w:r>
      <w:r w:rsidRPr="00191070">
        <w:rPr>
          <w:rStyle w:val="Textoennegrita"/>
          <w:rFonts w:cs="Arial"/>
          <w:b w:val="0"/>
          <w:lang w:val="es-ES"/>
        </w:rPr>
        <w:lastRenderedPageBreak/>
        <w:t>simplificada de pedidos, pagos, productos y devoluciones</w:t>
      </w:r>
      <w:r w:rsidRPr="00191070">
        <w:rPr>
          <w:rFonts w:cs="Arial"/>
          <w:b/>
          <w:lang w:val="es-ES"/>
        </w:rPr>
        <w:t>,</w:t>
      </w:r>
      <w:r w:rsidRPr="00191070">
        <w:rPr>
          <w:rFonts w:cs="Arial"/>
          <w:lang w:val="es-ES"/>
        </w:rPr>
        <w:t xml:space="preserve"> en un entorno accesible, ligero y adaptado a los recursos tecnológicos limitados de este tipo de negocios.</w:t>
      </w:r>
    </w:p>
    <w:p w:rsidR="00631169" w:rsidRPr="00191070" w:rsidRDefault="00631169" w:rsidP="00B55342">
      <w:pPr>
        <w:spacing w:line="360" w:lineRule="auto"/>
        <w:jc w:val="both"/>
        <w:rPr>
          <w:rFonts w:cs="Arial"/>
          <w:b/>
          <w:szCs w:val="24"/>
          <w:highlight w:val="red"/>
          <w:lang w:val="es-ES"/>
        </w:rPr>
      </w:pPr>
    </w:p>
    <w:p w:rsidR="00631169" w:rsidRPr="00CE2F55" w:rsidRDefault="006E006D" w:rsidP="00B55342">
      <w:pPr>
        <w:spacing w:line="360" w:lineRule="auto"/>
        <w:jc w:val="both"/>
        <w:rPr>
          <w:rFonts w:cs="Arial"/>
          <w:b/>
          <w:szCs w:val="24"/>
          <w:highlight w:val="red"/>
          <w:lang w:val="es-ES"/>
        </w:rPr>
      </w:pPr>
      <w:r w:rsidRPr="00191070">
        <w:rPr>
          <w:rFonts w:cs="Arial"/>
          <w:b/>
          <w:szCs w:val="24"/>
          <w:lang w:val="es-ES"/>
        </w:rPr>
        <w:t>1.3 Fundamentación del proceso de software a desarrollar</w:t>
      </w:r>
    </w:p>
    <w:p w:rsidR="006E006D" w:rsidRPr="00CE2F55" w:rsidRDefault="00CE2F55" w:rsidP="00B55342">
      <w:pPr>
        <w:spacing w:line="360" w:lineRule="auto"/>
        <w:jc w:val="both"/>
        <w:rPr>
          <w:rFonts w:cs="Arial"/>
          <w:szCs w:val="24"/>
          <w:lang w:val="es-ES"/>
        </w:rPr>
      </w:pPr>
      <w:r w:rsidRPr="00CE2F55">
        <w:rPr>
          <w:lang w:val="es-ES"/>
        </w:rPr>
        <w:t>El contexto empresarial en el que opera una MIPYME exige un manejo confiable y oportuno de la información, ya que las actividades comerciales dependen de la disponibilidad inmediata de datos precisos para la gestión de pedidos, pagos y control de inventarios. Este entorno requiere procesos organizativos capaces de asegurar integridad y coherencia en los registros, así como trazabilidad en cada operación realizada. Además, la dinámica del negocio demanda la capacidad de adaptarse rápidamente a cambios en las políticas comerciales, volúmenes de trabajo o necesidades específicas de los clientes, garantizando siempre continuidad operativa y una respuesta eficiente en cada interacción.</w:t>
      </w:r>
    </w:p>
    <w:p w:rsidR="006E006D" w:rsidRPr="00191070" w:rsidRDefault="006E006D" w:rsidP="00B55342">
      <w:pPr>
        <w:pStyle w:val="Ttulo4"/>
        <w:spacing w:line="360" w:lineRule="auto"/>
        <w:jc w:val="both"/>
        <w:rPr>
          <w:rFonts w:ascii="Arial" w:hAnsi="Arial" w:cs="Arial"/>
          <w:color w:val="000000" w:themeColor="text1"/>
          <w:szCs w:val="24"/>
          <w:lang w:val="es-ES"/>
        </w:rPr>
      </w:pPr>
      <w:r w:rsidRPr="00191070">
        <w:rPr>
          <w:rStyle w:val="Textoennegrita"/>
          <w:rFonts w:ascii="Arial" w:hAnsi="Arial" w:cs="Arial"/>
          <w:bCs w:val="0"/>
          <w:color w:val="000000" w:themeColor="text1"/>
          <w:szCs w:val="24"/>
          <w:lang w:val="es-ES"/>
        </w:rPr>
        <w:t>1.3.1 Enfoque de ingeniería de software</w:t>
      </w:r>
    </w:p>
    <w:p w:rsidR="006E006D" w:rsidRPr="00191070" w:rsidRDefault="006E006D" w:rsidP="00B55342">
      <w:pPr>
        <w:pStyle w:val="NormalWeb"/>
        <w:spacing w:line="360" w:lineRule="auto"/>
        <w:jc w:val="both"/>
        <w:rPr>
          <w:rFonts w:cs="Arial"/>
          <w:lang w:val="es-ES"/>
        </w:rPr>
      </w:pPr>
      <w:r w:rsidRPr="00191070">
        <w:rPr>
          <w:rFonts w:cs="Arial"/>
          <w:lang w:val="es-ES"/>
        </w:rPr>
        <w:t>La aplicación del</w:t>
      </w:r>
      <w:r w:rsidRPr="00191070">
        <w:rPr>
          <w:rFonts w:cs="Arial"/>
          <w:b/>
          <w:lang w:val="es-ES"/>
        </w:rPr>
        <w:t xml:space="preserve"> </w:t>
      </w:r>
      <w:r w:rsidRPr="00191070">
        <w:rPr>
          <w:rStyle w:val="Textoennegrita"/>
          <w:rFonts w:cs="Arial"/>
          <w:b w:val="0"/>
          <w:lang w:val="es-ES"/>
        </w:rPr>
        <w:t xml:space="preserve">método de la estrella de </w:t>
      </w:r>
      <w:proofErr w:type="spellStart"/>
      <w:r w:rsidRPr="00191070">
        <w:rPr>
          <w:rStyle w:val="Textoennegrita"/>
          <w:rFonts w:cs="Arial"/>
          <w:b w:val="0"/>
          <w:lang w:val="es-ES"/>
        </w:rPr>
        <w:t>Boehm</w:t>
      </w:r>
      <w:proofErr w:type="spellEnd"/>
      <w:r w:rsidRPr="00191070">
        <w:rPr>
          <w:rStyle w:val="Textoennegrita"/>
          <w:rFonts w:cs="Arial"/>
          <w:b w:val="0"/>
          <w:lang w:val="es-ES"/>
        </w:rPr>
        <w:t xml:space="preserve"> y Turner</w:t>
      </w:r>
      <w:r w:rsidRPr="00191070">
        <w:rPr>
          <w:rFonts w:cs="Arial"/>
          <w:lang w:val="es-ES"/>
        </w:rPr>
        <w:t xml:space="preserve"> permite determinar la idoneidad de un enfoque ágil basado en las características del proyecto.</w:t>
      </w:r>
      <w:r w:rsidRPr="00191070">
        <w:rPr>
          <w:rFonts w:cs="Arial"/>
          <w:lang w:val="es-ES"/>
        </w:rPr>
        <w:br/>
        <w:t xml:space="preserve">La evaluación posiciona este desarrollo </w:t>
      </w:r>
      <w:r w:rsidRPr="00191070">
        <w:rPr>
          <w:rStyle w:val="Textoennegrita"/>
          <w:rFonts w:cs="Arial"/>
          <w:b w:val="0"/>
          <w:lang w:val="es-ES"/>
        </w:rPr>
        <w:t>cerca del centro del modelo</w:t>
      </w:r>
      <w:r w:rsidRPr="00191070">
        <w:rPr>
          <w:rFonts w:cs="Arial"/>
          <w:lang w:val="es-ES"/>
        </w:rPr>
        <w:t xml:space="preserve">, debido a los siguientes factores: un </w:t>
      </w:r>
      <w:r w:rsidRPr="00191070">
        <w:rPr>
          <w:rStyle w:val="Textoennegrita"/>
          <w:rFonts w:cs="Arial"/>
          <w:b w:val="0"/>
          <w:lang w:val="es-ES"/>
        </w:rPr>
        <w:t>equipo reducido de desarroll</w:t>
      </w:r>
      <w:r w:rsidR="00A70EC6" w:rsidRPr="00191070">
        <w:rPr>
          <w:rStyle w:val="Textoennegrita"/>
          <w:rFonts w:cs="Arial"/>
          <w:b w:val="0"/>
          <w:lang w:val="es-ES"/>
        </w:rPr>
        <w:t xml:space="preserve">adores (2 </w:t>
      </w:r>
      <w:r w:rsidRPr="00191070">
        <w:rPr>
          <w:rStyle w:val="Textoennegrita"/>
          <w:rFonts w:cs="Arial"/>
          <w:b w:val="0"/>
          <w:lang w:val="es-ES"/>
        </w:rPr>
        <w:t>integrantes)</w:t>
      </w:r>
      <w:r w:rsidRPr="00191070">
        <w:rPr>
          <w:rFonts w:cs="Arial"/>
          <w:b/>
          <w:lang w:val="es-ES"/>
        </w:rPr>
        <w:t xml:space="preserve">, </w:t>
      </w:r>
      <w:r w:rsidRPr="00191070">
        <w:rPr>
          <w:rStyle w:val="Textoennegrita"/>
          <w:rFonts w:cs="Arial"/>
          <w:b w:val="0"/>
          <w:lang w:val="es-ES"/>
        </w:rPr>
        <w:t>requisitos parcialmente estables</w:t>
      </w:r>
      <w:r w:rsidRPr="00191070">
        <w:rPr>
          <w:rFonts w:cs="Arial"/>
          <w:b/>
          <w:lang w:val="es-ES"/>
        </w:rPr>
        <w:t xml:space="preserve">, </w:t>
      </w:r>
      <w:r w:rsidRPr="00191070">
        <w:rPr>
          <w:rStyle w:val="Textoennegrita"/>
          <w:rFonts w:cs="Arial"/>
          <w:b w:val="0"/>
          <w:lang w:val="es-ES"/>
        </w:rPr>
        <w:t>criticidad moderada</w:t>
      </w:r>
      <w:r w:rsidRPr="00191070">
        <w:rPr>
          <w:rFonts w:cs="Arial"/>
          <w:b/>
          <w:lang w:val="es-ES"/>
        </w:rPr>
        <w:t xml:space="preserve"> y </w:t>
      </w:r>
      <w:r w:rsidRPr="00191070">
        <w:rPr>
          <w:rStyle w:val="Textoennegrita"/>
          <w:rFonts w:cs="Arial"/>
          <w:b w:val="0"/>
          <w:lang w:val="es-ES"/>
        </w:rPr>
        <w:t>necesidad de entregas tempranas y funcionales</w:t>
      </w:r>
      <w:r w:rsidRPr="00191070">
        <w:rPr>
          <w:rFonts w:cs="Arial"/>
          <w:b/>
          <w:lang w:val="es-ES"/>
        </w:rPr>
        <w:t>.</w:t>
      </w:r>
      <w:r w:rsidRPr="00191070">
        <w:rPr>
          <w:rFonts w:cs="Arial"/>
          <w:b/>
          <w:lang w:val="es-ES"/>
        </w:rPr>
        <w:br/>
      </w:r>
      <w:r w:rsidRPr="00191070">
        <w:rPr>
          <w:rFonts w:cs="Arial"/>
          <w:lang w:val="es-ES"/>
        </w:rPr>
        <w:t xml:space="preserve">Esta combinación favorece un proceso </w:t>
      </w:r>
      <w:r w:rsidRPr="00191070">
        <w:rPr>
          <w:rStyle w:val="Textoennegrita"/>
          <w:rFonts w:cs="Arial"/>
          <w:b w:val="0"/>
          <w:lang w:val="es-ES"/>
        </w:rPr>
        <w:t>iterativo e incremental</w:t>
      </w:r>
      <w:r w:rsidRPr="00191070">
        <w:rPr>
          <w:rFonts w:cs="Arial"/>
          <w:lang w:val="es-ES"/>
        </w:rPr>
        <w:t>, centrado en la comunicación constante con el cliente y la mejora continua del producto.</w:t>
      </w:r>
    </w:p>
    <w:p w:rsidR="006E006D" w:rsidRPr="00191070" w:rsidRDefault="006E006D" w:rsidP="00B55342">
      <w:pPr>
        <w:pStyle w:val="NormalWeb"/>
        <w:spacing w:line="360" w:lineRule="auto"/>
        <w:jc w:val="both"/>
        <w:rPr>
          <w:rFonts w:cs="Arial"/>
          <w:lang w:val="es-ES"/>
        </w:rPr>
      </w:pPr>
      <w:r w:rsidRPr="00191070">
        <w:rPr>
          <w:rFonts w:cs="Arial"/>
          <w:lang w:val="es-ES"/>
        </w:rPr>
        <w:t>El proyecto presenta las características siguientes:</w:t>
      </w:r>
    </w:p>
    <w:p w:rsidR="006E006D" w:rsidRPr="00191070" w:rsidRDefault="006E006D" w:rsidP="00B55342">
      <w:pPr>
        <w:pStyle w:val="NormalWeb"/>
        <w:numPr>
          <w:ilvl w:val="0"/>
          <w:numId w:val="2"/>
        </w:numPr>
        <w:spacing w:before="100" w:beforeAutospacing="1" w:after="100" w:afterAutospacing="1" w:line="360" w:lineRule="auto"/>
        <w:jc w:val="both"/>
        <w:rPr>
          <w:rFonts w:cs="Arial"/>
        </w:rPr>
      </w:pPr>
      <w:proofErr w:type="spellStart"/>
      <w:r w:rsidRPr="00191070">
        <w:rPr>
          <w:rStyle w:val="Textoennegrita"/>
          <w:rFonts w:cs="Arial"/>
          <w:b w:val="0"/>
        </w:rPr>
        <w:t>Enfoque</w:t>
      </w:r>
      <w:proofErr w:type="spellEnd"/>
      <w:r w:rsidRPr="00191070">
        <w:rPr>
          <w:rStyle w:val="Textoennegrita"/>
          <w:rFonts w:cs="Arial"/>
        </w:rPr>
        <w:t>:</w:t>
      </w:r>
      <w:r w:rsidRPr="00191070">
        <w:rPr>
          <w:rFonts w:cs="Arial"/>
        </w:rPr>
        <w:t xml:space="preserve"> </w:t>
      </w:r>
      <w:proofErr w:type="spellStart"/>
      <w:r w:rsidRPr="00191070">
        <w:rPr>
          <w:rFonts w:cs="Arial"/>
        </w:rPr>
        <w:t>Ágil</w:t>
      </w:r>
      <w:proofErr w:type="spellEnd"/>
    </w:p>
    <w:p w:rsidR="006E006D" w:rsidRPr="00191070" w:rsidRDefault="006E006D" w:rsidP="00B55342">
      <w:pPr>
        <w:pStyle w:val="NormalWeb"/>
        <w:numPr>
          <w:ilvl w:val="0"/>
          <w:numId w:val="2"/>
        </w:numPr>
        <w:spacing w:before="100" w:beforeAutospacing="1" w:after="100" w:afterAutospacing="1" w:line="360" w:lineRule="auto"/>
        <w:jc w:val="both"/>
        <w:rPr>
          <w:rFonts w:cs="Arial"/>
        </w:rPr>
      </w:pPr>
      <w:proofErr w:type="spellStart"/>
      <w:r w:rsidRPr="00191070">
        <w:rPr>
          <w:rStyle w:val="Textoennegrita"/>
          <w:rFonts w:cs="Arial"/>
          <w:b w:val="0"/>
        </w:rPr>
        <w:t>Modelo</w:t>
      </w:r>
      <w:proofErr w:type="spellEnd"/>
      <w:r w:rsidRPr="00191070">
        <w:rPr>
          <w:rStyle w:val="Textoennegrita"/>
          <w:rFonts w:cs="Arial"/>
        </w:rPr>
        <w:t>:</w:t>
      </w:r>
      <w:r w:rsidR="009D6A0C">
        <w:rPr>
          <w:rStyle w:val="Textoennegrita"/>
          <w:rFonts w:cs="Arial"/>
        </w:rPr>
        <w:t xml:space="preserve"> I</w:t>
      </w:r>
      <w:r w:rsidRPr="00191070">
        <w:rPr>
          <w:rFonts w:cs="Arial"/>
        </w:rPr>
        <w:t>ncremental</w:t>
      </w:r>
    </w:p>
    <w:p w:rsidR="006E006D" w:rsidRPr="00191070" w:rsidRDefault="006E006D" w:rsidP="00B55342">
      <w:pPr>
        <w:pStyle w:val="NormalWeb"/>
        <w:numPr>
          <w:ilvl w:val="0"/>
          <w:numId w:val="2"/>
        </w:numPr>
        <w:spacing w:before="100" w:beforeAutospacing="1" w:after="100" w:afterAutospacing="1" w:line="360" w:lineRule="auto"/>
        <w:jc w:val="both"/>
        <w:rPr>
          <w:rFonts w:cs="Arial"/>
        </w:rPr>
      </w:pPr>
      <w:proofErr w:type="spellStart"/>
      <w:r w:rsidRPr="00191070">
        <w:rPr>
          <w:rStyle w:val="Textoennegrita"/>
          <w:rFonts w:cs="Arial"/>
          <w:b w:val="0"/>
        </w:rPr>
        <w:t>Metodología</w:t>
      </w:r>
      <w:proofErr w:type="spellEnd"/>
      <w:r w:rsidRPr="00191070">
        <w:rPr>
          <w:rStyle w:val="Textoennegrita"/>
          <w:rFonts w:cs="Arial"/>
        </w:rPr>
        <w:t>:</w:t>
      </w:r>
      <w:r w:rsidRPr="00191070">
        <w:rPr>
          <w:rFonts w:cs="Arial"/>
        </w:rPr>
        <w:t xml:space="preserve"> Extreme Programming (XP)</w:t>
      </w:r>
    </w:p>
    <w:p w:rsidR="006E006D" w:rsidRDefault="006E006D" w:rsidP="00B55342">
      <w:pPr>
        <w:spacing w:line="360" w:lineRule="auto"/>
        <w:jc w:val="both"/>
        <w:rPr>
          <w:rFonts w:cs="Arial"/>
          <w:szCs w:val="24"/>
        </w:rPr>
      </w:pPr>
    </w:p>
    <w:p w:rsidR="009D6A0C" w:rsidRPr="00191070" w:rsidRDefault="009D6A0C" w:rsidP="00B55342">
      <w:pPr>
        <w:spacing w:line="360" w:lineRule="auto"/>
        <w:jc w:val="both"/>
        <w:rPr>
          <w:rFonts w:cs="Arial"/>
          <w:szCs w:val="24"/>
        </w:rPr>
      </w:pPr>
    </w:p>
    <w:p w:rsidR="008A1A8B" w:rsidRPr="00191070" w:rsidRDefault="008A1A8B" w:rsidP="00B55342">
      <w:pPr>
        <w:pStyle w:val="Ttulo4"/>
        <w:spacing w:line="360" w:lineRule="auto"/>
        <w:jc w:val="both"/>
        <w:rPr>
          <w:rStyle w:val="Textoennegrita"/>
          <w:rFonts w:ascii="Arial" w:hAnsi="Arial" w:cs="Arial"/>
          <w:bCs w:val="0"/>
          <w:color w:val="000000" w:themeColor="text1"/>
          <w:szCs w:val="24"/>
          <w:lang w:val="es-ES"/>
        </w:rPr>
      </w:pPr>
    </w:p>
    <w:p w:rsidR="00C433D8" w:rsidRPr="00191070" w:rsidRDefault="007F5744" w:rsidP="00B55342">
      <w:pPr>
        <w:pStyle w:val="Ttulo4"/>
        <w:spacing w:line="360" w:lineRule="auto"/>
        <w:jc w:val="both"/>
        <w:rPr>
          <w:rStyle w:val="Textoennegrita"/>
          <w:rFonts w:ascii="Arial" w:hAnsi="Arial" w:cs="Arial"/>
          <w:bCs w:val="0"/>
          <w:color w:val="000000" w:themeColor="text1"/>
          <w:szCs w:val="24"/>
          <w:lang w:val="es-ES"/>
        </w:rPr>
      </w:pPr>
      <w:r w:rsidRPr="007F5744">
        <w:rPr>
          <w:rStyle w:val="Textoennegrita"/>
          <w:rFonts w:ascii="Arial" w:hAnsi="Arial" w:cs="Arial"/>
          <w:bCs w:val="0"/>
          <w:noProof/>
          <w:color w:val="000000" w:themeColor="text1"/>
          <w:szCs w:val="24"/>
          <w:lang w:val="es-ES" w:eastAsia="es-ES"/>
        </w:rPr>
        <w:drawing>
          <wp:inline distT="0" distB="0" distL="0" distR="0">
            <wp:extent cx="5760085" cy="5760085"/>
            <wp:effectExtent l="0" t="0" r="0" b="0"/>
            <wp:docPr id="2" name="Imagen 2" descr="C:\Users\Douglas\Downloads\Copilot_20251120_0747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Douglas\Downloads\Copilot_20251120_074750.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085" cy="5760085"/>
                    </a:xfrm>
                    <a:prstGeom prst="rect">
                      <a:avLst/>
                    </a:prstGeom>
                    <a:noFill/>
                    <a:ln>
                      <a:noFill/>
                    </a:ln>
                  </pic:spPr>
                </pic:pic>
              </a:graphicData>
            </a:graphic>
          </wp:inline>
        </w:drawing>
      </w:r>
    </w:p>
    <w:p w:rsidR="008A1A8B" w:rsidRPr="00191070" w:rsidRDefault="008A1A8B" w:rsidP="00B55342">
      <w:pPr>
        <w:spacing w:line="360" w:lineRule="auto"/>
        <w:jc w:val="both"/>
        <w:rPr>
          <w:rFonts w:cs="Arial"/>
          <w:lang w:val="es-ES"/>
        </w:rPr>
      </w:pPr>
    </w:p>
    <w:p w:rsidR="001E42B4" w:rsidRPr="00191070" w:rsidRDefault="001E42B4" w:rsidP="00B55342">
      <w:pPr>
        <w:spacing w:before="100" w:beforeAutospacing="1" w:after="100" w:afterAutospacing="1" w:line="360" w:lineRule="auto"/>
        <w:jc w:val="both"/>
        <w:rPr>
          <w:rFonts w:eastAsia="Times New Roman" w:cs="Arial"/>
          <w:szCs w:val="24"/>
          <w:lang w:val="es-ES" w:eastAsia="en-US"/>
        </w:rPr>
      </w:pPr>
      <w:r w:rsidRPr="00191070">
        <w:rPr>
          <w:rFonts w:eastAsia="Times New Roman" w:cs="Arial"/>
          <w:b/>
          <w:bCs/>
          <w:szCs w:val="24"/>
          <w:lang w:val="es-ES" w:eastAsia="en-US"/>
        </w:rPr>
        <w:t>Criticidad — Baja (riesgo bajo)</w:t>
      </w:r>
      <w:r w:rsidRPr="00191070">
        <w:rPr>
          <w:rFonts w:eastAsia="Times New Roman" w:cs="Arial"/>
          <w:szCs w:val="24"/>
          <w:lang w:val="es-ES" w:eastAsia="en-US"/>
        </w:rPr>
        <w:br/>
        <w:t xml:space="preserve">El proyecto no representa un riesgo significativo para las operaciones del cliente ni para la continuidad del servicio que ofrece. Un posible fallo del sistema no generaría pérdidas graves ni comprometería la reputación del negocio. Esta condición permite </w:t>
      </w:r>
      <w:r w:rsidRPr="00191070">
        <w:rPr>
          <w:rFonts w:eastAsia="Times New Roman" w:cs="Arial"/>
          <w:szCs w:val="24"/>
          <w:lang w:val="es-ES" w:eastAsia="en-US"/>
        </w:rPr>
        <w:lastRenderedPageBreak/>
        <w:t>manejar el desarrollo con una planificación flexible, priorizando la eficiencia en el uso de recursos sin comprometer la estabilidad operativa.</w:t>
      </w:r>
    </w:p>
    <w:p w:rsidR="001E42B4" w:rsidRPr="00191070" w:rsidRDefault="001E42B4" w:rsidP="00B55342">
      <w:pPr>
        <w:spacing w:before="100" w:beforeAutospacing="1" w:after="100" w:afterAutospacing="1" w:line="360" w:lineRule="auto"/>
        <w:jc w:val="both"/>
        <w:rPr>
          <w:rFonts w:eastAsia="Times New Roman" w:cs="Arial"/>
          <w:szCs w:val="24"/>
          <w:lang w:val="es-ES" w:eastAsia="en-US"/>
        </w:rPr>
      </w:pPr>
      <w:r w:rsidRPr="00191070">
        <w:rPr>
          <w:rFonts w:eastAsia="Times New Roman" w:cs="Arial"/>
          <w:b/>
          <w:bCs/>
          <w:szCs w:val="24"/>
          <w:lang w:val="es-ES" w:eastAsia="en-US"/>
        </w:rPr>
        <w:t>Dinamismo — Medio (requisitos con cambios moderados)</w:t>
      </w:r>
      <w:r w:rsidRPr="00191070">
        <w:rPr>
          <w:rFonts w:eastAsia="Times New Roman" w:cs="Arial"/>
          <w:szCs w:val="24"/>
          <w:lang w:val="es-ES" w:eastAsia="en-US"/>
        </w:rPr>
        <w:br/>
        <w:t>El contexto comercial del cliente puede variar ocasionalmente, generando ajustes en los requerimientos del sistema. Estos cambios no son constantes ni impredecibles, pero deben considerarse dentro de la gestión del proyecto. A nivel de negocio, esto significa que el equipo debe mantener capacidad de respuesta ante modificaciones razonables, equilibrando la estabilidad del proyecto con la necesidad de adaptarse a nuevas demandas.</w:t>
      </w:r>
    </w:p>
    <w:p w:rsidR="001E42B4" w:rsidRPr="00191070" w:rsidRDefault="001E42B4" w:rsidP="00B55342">
      <w:pPr>
        <w:spacing w:before="100" w:beforeAutospacing="1" w:after="100" w:afterAutospacing="1" w:line="360" w:lineRule="auto"/>
        <w:jc w:val="both"/>
        <w:rPr>
          <w:rFonts w:eastAsia="Times New Roman" w:cs="Arial"/>
          <w:szCs w:val="24"/>
          <w:lang w:val="es-ES" w:eastAsia="en-US"/>
        </w:rPr>
      </w:pPr>
      <w:r w:rsidRPr="00191070">
        <w:rPr>
          <w:rFonts w:eastAsia="Times New Roman" w:cs="Arial"/>
          <w:b/>
          <w:bCs/>
          <w:szCs w:val="24"/>
          <w:lang w:val="es-ES" w:eastAsia="en-US"/>
        </w:rPr>
        <w:t>Cultura — Baja o nula (equipo con poca colaboración interna)</w:t>
      </w:r>
      <w:r w:rsidRPr="00191070">
        <w:rPr>
          <w:rFonts w:eastAsia="Times New Roman" w:cs="Arial"/>
          <w:szCs w:val="24"/>
          <w:lang w:val="es-ES" w:eastAsia="en-US"/>
        </w:rPr>
        <w:br/>
        <w:t>El equipo de desarrollo no posee una cultura consolidada de trabajo colaborativo. La comunicación interna es limitada y las decisiones tienden a tomarse de forma individual. A nivel de negocio, esto puede impactar la coordinación, el seguimiento de tareas y la velocidad de respuesta ante imprevistos. Es necesario reforzar la organización interna y establecer mecanismos claros de comunicación para mejorar la eficiencia global del proyecto.</w:t>
      </w:r>
    </w:p>
    <w:p w:rsidR="001E42B4" w:rsidRPr="00191070" w:rsidRDefault="001E42B4" w:rsidP="00B55342">
      <w:pPr>
        <w:spacing w:before="100" w:beforeAutospacing="1" w:after="100" w:afterAutospacing="1" w:line="360" w:lineRule="auto"/>
        <w:jc w:val="both"/>
        <w:rPr>
          <w:rFonts w:eastAsia="Times New Roman" w:cs="Arial"/>
          <w:szCs w:val="24"/>
          <w:lang w:val="es-ES" w:eastAsia="en-US"/>
        </w:rPr>
      </w:pPr>
      <w:r w:rsidRPr="00191070">
        <w:rPr>
          <w:rFonts w:eastAsia="Times New Roman" w:cs="Arial"/>
          <w:b/>
          <w:bCs/>
          <w:szCs w:val="24"/>
          <w:lang w:val="es-ES" w:eastAsia="en-US"/>
        </w:rPr>
        <w:t>Tamaño del equipo — Pequeño (2 personas)</w:t>
      </w:r>
      <w:r w:rsidRPr="00191070">
        <w:rPr>
          <w:rFonts w:eastAsia="Times New Roman" w:cs="Arial"/>
          <w:szCs w:val="24"/>
          <w:lang w:val="es-ES" w:eastAsia="en-US"/>
        </w:rPr>
        <w:br/>
        <w:t>El equipo está compuesto por dos integrantes, lo que permite un control directo de las actividades y una comunicación sencilla. Sin embargo, este tamaño también implica una menor capacidad para distribuir las cargas de trabajo o cubrir ausencias. Desde la perspectiva del negocio, se requiere una planificación precisa y una clara asignación de responsabilidades para evitar retrasos y mantener la continuidad del proyecto.</w:t>
      </w:r>
    </w:p>
    <w:p w:rsidR="001E42B4" w:rsidRPr="00191070" w:rsidRDefault="001E42B4" w:rsidP="00B55342">
      <w:pPr>
        <w:spacing w:before="100" w:beforeAutospacing="1" w:after="100" w:afterAutospacing="1" w:line="360" w:lineRule="auto"/>
        <w:jc w:val="both"/>
        <w:rPr>
          <w:rFonts w:eastAsia="Times New Roman" w:cs="Arial"/>
          <w:szCs w:val="24"/>
          <w:lang w:val="es-ES" w:eastAsia="en-US"/>
        </w:rPr>
      </w:pPr>
      <w:r w:rsidRPr="00191070">
        <w:rPr>
          <w:rFonts w:eastAsia="Times New Roman" w:cs="Arial"/>
          <w:b/>
          <w:bCs/>
          <w:szCs w:val="24"/>
          <w:lang w:val="es-ES" w:eastAsia="en-US"/>
        </w:rPr>
        <w:t>Personal — Dos desarrolladores junior (experiencia baja)</w:t>
      </w:r>
      <w:r w:rsidRPr="00191070">
        <w:rPr>
          <w:rFonts w:eastAsia="Times New Roman" w:cs="Arial"/>
          <w:szCs w:val="24"/>
          <w:lang w:val="es-ES" w:eastAsia="en-US"/>
        </w:rPr>
        <w:br/>
        <w:t>El equipo está integrado por personal en formación, con poca experiencia práctica en proyectos reales. Esto representa un factor relevante en la gestión del negocio, ya que puede influir en los tiempos de entrega y en la calidad de los resultados. Es necesario prever instancias de revisión, apoyo y orientación para asegurar que el trabajo cumpla los objetivos planteados y mantenga un estándar de calidad adecuado.</w:t>
      </w:r>
    </w:p>
    <w:p w:rsidR="008A1A8B" w:rsidRPr="00191070" w:rsidRDefault="008A1A8B" w:rsidP="00B55342">
      <w:pPr>
        <w:spacing w:line="360" w:lineRule="auto"/>
        <w:jc w:val="both"/>
        <w:rPr>
          <w:rFonts w:cs="Arial"/>
          <w:lang w:val="es-ES"/>
        </w:rPr>
      </w:pPr>
    </w:p>
    <w:p w:rsidR="006E006D" w:rsidRPr="00191070" w:rsidRDefault="006E006D" w:rsidP="00B55342">
      <w:pPr>
        <w:pStyle w:val="Ttulo4"/>
        <w:spacing w:line="360" w:lineRule="auto"/>
        <w:jc w:val="both"/>
        <w:rPr>
          <w:rStyle w:val="Textoennegrita"/>
          <w:rFonts w:ascii="Arial" w:hAnsi="Arial" w:cs="Arial"/>
          <w:bCs w:val="0"/>
          <w:color w:val="000000" w:themeColor="text1"/>
          <w:szCs w:val="24"/>
          <w:lang w:val="es-ES"/>
        </w:rPr>
      </w:pPr>
      <w:r w:rsidRPr="00191070">
        <w:rPr>
          <w:rStyle w:val="Textoennegrita"/>
          <w:rFonts w:ascii="Arial" w:hAnsi="Arial" w:cs="Arial"/>
          <w:bCs w:val="0"/>
          <w:color w:val="000000" w:themeColor="text1"/>
          <w:szCs w:val="24"/>
          <w:lang w:val="es-ES"/>
        </w:rPr>
        <w:t>1.3.2 Modelo de proceso de software</w:t>
      </w:r>
    </w:p>
    <w:p w:rsidR="001E42B4" w:rsidRPr="00191070" w:rsidRDefault="001E42B4" w:rsidP="00B55342">
      <w:pPr>
        <w:spacing w:before="100" w:beforeAutospacing="1" w:after="100" w:afterAutospacing="1" w:line="360" w:lineRule="auto"/>
        <w:jc w:val="both"/>
        <w:rPr>
          <w:rFonts w:eastAsia="Times New Roman" w:cs="Arial"/>
          <w:szCs w:val="24"/>
          <w:lang w:val="es-ES" w:eastAsia="en-US"/>
        </w:rPr>
      </w:pPr>
      <w:r w:rsidRPr="00191070">
        <w:rPr>
          <w:rFonts w:eastAsia="Times New Roman" w:cs="Arial"/>
          <w:szCs w:val="24"/>
          <w:lang w:val="es-ES" w:eastAsia="en-US"/>
        </w:rPr>
        <w:t xml:space="preserve">Se adopta un </w:t>
      </w:r>
      <w:r w:rsidRPr="00191070">
        <w:rPr>
          <w:rFonts w:eastAsia="Times New Roman" w:cs="Arial"/>
          <w:bCs/>
          <w:szCs w:val="24"/>
          <w:lang w:val="es-ES" w:eastAsia="en-US"/>
        </w:rPr>
        <w:t>modelo de proceso incremental</w:t>
      </w:r>
      <w:r w:rsidRPr="00191070">
        <w:rPr>
          <w:rFonts w:eastAsia="Times New Roman" w:cs="Arial"/>
          <w:szCs w:val="24"/>
          <w:lang w:val="es-ES" w:eastAsia="en-US"/>
        </w:rPr>
        <w:t xml:space="preserve">, implementado mediante la metodología </w:t>
      </w:r>
      <w:r w:rsidRPr="00191070">
        <w:rPr>
          <w:rFonts w:eastAsia="Times New Roman" w:cs="Arial"/>
          <w:bCs/>
          <w:szCs w:val="24"/>
          <w:lang w:val="es-ES" w:eastAsia="en-US"/>
        </w:rPr>
        <w:t xml:space="preserve">Extreme </w:t>
      </w:r>
      <w:proofErr w:type="spellStart"/>
      <w:r w:rsidRPr="00191070">
        <w:rPr>
          <w:rFonts w:eastAsia="Times New Roman" w:cs="Arial"/>
          <w:bCs/>
          <w:szCs w:val="24"/>
          <w:lang w:val="es-ES" w:eastAsia="en-US"/>
        </w:rPr>
        <w:t>Programming</w:t>
      </w:r>
      <w:proofErr w:type="spellEnd"/>
      <w:r w:rsidRPr="00191070">
        <w:rPr>
          <w:rFonts w:eastAsia="Times New Roman" w:cs="Arial"/>
          <w:bCs/>
          <w:szCs w:val="24"/>
          <w:lang w:val="es-ES" w:eastAsia="en-US"/>
        </w:rPr>
        <w:t xml:space="preserve"> (XP)</w:t>
      </w:r>
      <w:r w:rsidRPr="00191070">
        <w:rPr>
          <w:rFonts w:eastAsia="Times New Roman" w:cs="Arial"/>
          <w:szCs w:val="24"/>
          <w:lang w:val="es-ES" w:eastAsia="en-US"/>
        </w:rPr>
        <w:t xml:space="preserve">. En este enfoque, el desarrollo se organiza en </w:t>
      </w:r>
      <w:r w:rsidRPr="00191070">
        <w:rPr>
          <w:rFonts w:eastAsia="Times New Roman" w:cs="Arial"/>
          <w:bCs/>
          <w:szCs w:val="24"/>
          <w:lang w:val="es-ES" w:eastAsia="en-US"/>
        </w:rPr>
        <w:t xml:space="preserve">iteraciones cortas </w:t>
      </w:r>
      <w:r w:rsidRPr="00191070">
        <w:rPr>
          <w:rFonts w:eastAsia="Times New Roman" w:cs="Arial"/>
          <w:szCs w:val="24"/>
          <w:lang w:val="es-ES" w:eastAsia="en-US"/>
        </w:rPr>
        <w:t>(de una a dos semanas) que permiten construir y agregar al sistema nuevos incrementos funcionales. Cada incremento representa una parte operativa del producto, completamente integrada y validada.</w:t>
      </w:r>
    </w:p>
    <w:p w:rsidR="001E42B4" w:rsidRPr="00191070" w:rsidRDefault="001E42B4" w:rsidP="00B55342">
      <w:pPr>
        <w:spacing w:before="100" w:beforeAutospacing="1" w:after="100" w:afterAutospacing="1" w:line="360" w:lineRule="auto"/>
        <w:jc w:val="both"/>
        <w:rPr>
          <w:rFonts w:eastAsia="Times New Roman" w:cs="Arial"/>
          <w:szCs w:val="24"/>
          <w:lang w:val="es-ES" w:eastAsia="en-US"/>
        </w:rPr>
      </w:pPr>
      <w:r w:rsidRPr="00191070">
        <w:rPr>
          <w:rFonts w:eastAsia="Times New Roman" w:cs="Arial"/>
          <w:szCs w:val="24"/>
          <w:lang w:val="es-ES" w:eastAsia="en-US"/>
        </w:rPr>
        <w:t xml:space="preserve">Esta estrategia combina la </w:t>
      </w:r>
      <w:r w:rsidRPr="00191070">
        <w:rPr>
          <w:rFonts w:eastAsia="Times New Roman" w:cs="Arial"/>
          <w:bCs/>
          <w:szCs w:val="24"/>
          <w:lang w:val="es-ES" w:eastAsia="en-US"/>
        </w:rPr>
        <w:t>planificación continua</w:t>
      </w:r>
      <w:r w:rsidRPr="00191070">
        <w:rPr>
          <w:rFonts w:eastAsia="Times New Roman" w:cs="Arial"/>
          <w:szCs w:val="24"/>
          <w:lang w:val="es-ES" w:eastAsia="en-US"/>
        </w:rPr>
        <w:t xml:space="preserve"> con la </w:t>
      </w:r>
      <w:r w:rsidRPr="00191070">
        <w:rPr>
          <w:rFonts w:eastAsia="Times New Roman" w:cs="Arial"/>
          <w:bCs/>
          <w:szCs w:val="24"/>
          <w:lang w:val="es-ES" w:eastAsia="en-US"/>
        </w:rPr>
        <w:t>entrega temprana de valor</w:t>
      </w:r>
      <w:r w:rsidRPr="00191070">
        <w:rPr>
          <w:rFonts w:eastAsia="Times New Roman" w:cs="Arial"/>
          <w:szCs w:val="24"/>
          <w:lang w:val="es-ES" w:eastAsia="en-US"/>
        </w:rPr>
        <w:t>, lo que facilita validar las funcionalidades implementadas con el cliente y adaptarse con agilidad a posibles cambios en los requisitos.</w:t>
      </w:r>
    </w:p>
    <w:p w:rsidR="001E42B4" w:rsidRPr="00191070" w:rsidRDefault="001E42B4" w:rsidP="00B55342">
      <w:pPr>
        <w:spacing w:before="100" w:beforeAutospacing="1" w:after="100" w:afterAutospacing="1" w:line="360" w:lineRule="auto"/>
        <w:jc w:val="both"/>
        <w:rPr>
          <w:rFonts w:eastAsia="Times New Roman" w:cs="Arial"/>
          <w:szCs w:val="24"/>
          <w:lang w:val="es-ES" w:eastAsia="en-US"/>
        </w:rPr>
      </w:pPr>
      <w:r w:rsidRPr="00191070">
        <w:rPr>
          <w:rFonts w:eastAsia="Times New Roman" w:cs="Arial"/>
          <w:szCs w:val="24"/>
          <w:lang w:val="es-ES" w:eastAsia="en-US"/>
        </w:rPr>
        <w:t xml:space="preserve">XP proporciona las </w:t>
      </w:r>
      <w:r w:rsidRPr="00191070">
        <w:rPr>
          <w:rFonts w:eastAsia="Times New Roman" w:cs="Arial"/>
          <w:bCs/>
          <w:szCs w:val="24"/>
          <w:lang w:val="es-ES" w:eastAsia="en-US"/>
        </w:rPr>
        <w:t>prácticas técnicas</w:t>
      </w:r>
      <w:r w:rsidRPr="00191070">
        <w:rPr>
          <w:rFonts w:eastAsia="Times New Roman" w:cs="Arial"/>
          <w:szCs w:val="24"/>
          <w:lang w:val="es-ES" w:eastAsia="en-US"/>
        </w:rPr>
        <w:t xml:space="preserve"> que sustentan este modelo incremental: planificación basada en historias de usuario, programación en parejas, desarrollo guiado por pruebas (TDD), integración continua y refactorización constante. Estas prácticas garantizan que cada incremento mantenga un nivel adecuado de calidad y que el sistema evolucione de forma controlada, verificable y alineada con los objetivos del proyecto.</w:t>
      </w:r>
    </w:p>
    <w:p w:rsidR="001E42B4" w:rsidRPr="00191070" w:rsidRDefault="001E42B4" w:rsidP="00B55342">
      <w:pPr>
        <w:spacing w:line="360" w:lineRule="auto"/>
        <w:jc w:val="both"/>
        <w:rPr>
          <w:rFonts w:cs="Arial"/>
          <w:lang w:val="es-ES"/>
        </w:rPr>
      </w:pPr>
    </w:p>
    <w:p w:rsidR="006E006D" w:rsidRPr="00191070" w:rsidRDefault="006E006D" w:rsidP="00B55342">
      <w:pPr>
        <w:pStyle w:val="Ttulo4"/>
        <w:spacing w:line="360" w:lineRule="auto"/>
        <w:jc w:val="both"/>
        <w:rPr>
          <w:rStyle w:val="Textoennegrita"/>
          <w:rFonts w:ascii="Arial" w:hAnsi="Arial" w:cs="Arial"/>
          <w:bCs w:val="0"/>
          <w:color w:val="000000" w:themeColor="text1"/>
          <w:szCs w:val="24"/>
          <w:lang w:val="es-ES"/>
        </w:rPr>
      </w:pPr>
      <w:r w:rsidRPr="00191070">
        <w:rPr>
          <w:rStyle w:val="Textoennegrita"/>
          <w:rFonts w:ascii="Arial" w:hAnsi="Arial" w:cs="Arial"/>
          <w:bCs w:val="0"/>
          <w:color w:val="000000" w:themeColor="text1"/>
          <w:szCs w:val="24"/>
          <w:lang w:val="es-ES"/>
        </w:rPr>
        <w:t>1.3.3 Método de ingeniería de software</w:t>
      </w:r>
    </w:p>
    <w:p w:rsidR="00333CE0" w:rsidRPr="00191070" w:rsidRDefault="00333CE0" w:rsidP="00B55342">
      <w:pPr>
        <w:pStyle w:val="NormalWeb"/>
        <w:spacing w:line="360" w:lineRule="auto"/>
        <w:jc w:val="both"/>
        <w:rPr>
          <w:rFonts w:cs="Arial"/>
          <w:lang w:val="es-ES"/>
        </w:rPr>
      </w:pPr>
      <w:r w:rsidRPr="00191070">
        <w:rPr>
          <w:rFonts w:cs="Arial"/>
          <w:lang w:val="es-ES"/>
        </w:rPr>
        <w:t xml:space="preserve">Se selecciona </w:t>
      </w:r>
      <w:r w:rsidRPr="00191070">
        <w:rPr>
          <w:rStyle w:val="Textoennegrita"/>
          <w:rFonts w:cs="Arial"/>
          <w:b w:val="0"/>
          <w:lang w:val="es-ES"/>
        </w:rPr>
        <w:t xml:space="preserve">Extreme </w:t>
      </w:r>
      <w:proofErr w:type="spellStart"/>
      <w:r w:rsidRPr="00191070">
        <w:rPr>
          <w:rStyle w:val="Textoennegrita"/>
          <w:rFonts w:cs="Arial"/>
          <w:b w:val="0"/>
          <w:lang w:val="es-ES"/>
        </w:rPr>
        <w:t>Programming</w:t>
      </w:r>
      <w:proofErr w:type="spellEnd"/>
      <w:r w:rsidRPr="00191070">
        <w:rPr>
          <w:rStyle w:val="Textoennegrita"/>
          <w:rFonts w:cs="Arial"/>
          <w:b w:val="0"/>
          <w:lang w:val="es-ES"/>
        </w:rPr>
        <w:t xml:space="preserve"> (XP)</w:t>
      </w:r>
      <w:r w:rsidRPr="00191070">
        <w:rPr>
          <w:rFonts w:cs="Arial"/>
          <w:b/>
          <w:lang w:val="es-ES"/>
        </w:rPr>
        <w:t xml:space="preserve"> </w:t>
      </w:r>
      <w:r w:rsidRPr="00191070">
        <w:rPr>
          <w:rFonts w:cs="Arial"/>
          <w:lang w:val="es-ES"/>
        </w:rPr>
        <w:t>como modelo principal del proceso de desarrollo, dada su orientación hacia equipos pequeños, entregas frecuentes y adaptación rápida a los cambios.</w:t>
      </w:r>
      <w:r w:rsidRPr="00191070">
        <w:rPr>
          <w:rFonts w:cs="Arial"/>
          <w:lang w:val="es-ES"/>
        </w:rPr>
        <w:br/>
        <w:t xml:space="preserve">La metodología XP integra valores fundamentales como la </w:t>
      </w:r>
      <w:r w:rsidRPr="00191070">
        <w:rPr>
          <w:rStyle w:val="Textoennegrita"/>
          <w:rFonts w:cs="Arial"/>
          <w:b w:val="0"/>
          <w:lang w:val="es-ES"/>
        </w:rPr>
        <w:t>comunicación,</w:t>
      </w:r>
      <w:r w:rsidRPr="00191070">
        <w:rPr>
          <w:rStyle w:val="Textoennegrita"/>
          <w:rFonts w:cs="Arial"/>
          <w:lang w:val="es-ES"/>
        </w:rPr>
        <w:t xml:space="preserve"> </w:t>
      </w:r>
      <w:r w:rsidRPr="00191070">
        <w:rPr>
          <w:rStyle w:val="Textoennegrita"/>
          <w:rFonts w:cs="Arial"/>
          <w:b w:val="0"/>
          <w:lang w:val="es-ES"/>
        </w:rPr>
        <w:t>simplicidad, retroalimentación</w:t>
      </w:r>
      <w:r w:rsidR="009144E9" w:rsidRPr="00191070">
        <w:rPr>
          <w:rStyle w:val="Textoennegrita"/>
          <w:rFonts w:cs="Arial"/>
          <w:b w:val="0"/>
          <w:lang w:val="es-ES"/>
        </w:rPr>
        <w:t xml:space="preserve"> y adaptabilidad del equipo</w:t>
      </w:r>
      <w:r w:rsidRPr="00191070">
        <w:rPr>
          <w:rFonts w:cs="Arial"/>
          <w:lang w:val="es-ES"/>
        </w:rPr>
        <w:t>, los cuales se ajustan al entorno dinámico de una MIPYME que requiere optimizar procesos comerciales sin grandes estructuras tecnológicas.</w:t>
      </w:r>
    </w:p>
    <w:p w:rsidR="00333CE0" w:rsidRPr="00191070" w:rsidRDefault="00333CE0" w:rsidP="00B55342">
      <w:pPr>
        <w:pStyle w:val="NormalWeb"/>
        <w:spacing w:line="360" w:lineRule="auto"/>
        <w:jc w:val="both"/>
        <w:rPr>
          <w:rFonts w:cs="Arial"/>
          <w:lang w:val="es-ES"/>
        </w:rPr>
      </w:pPr>
      <w:r w:rsidRPr="00191070">
        <w:rPr>
          <w:rFonts w:cs="Arial"/>
          <w:lang w:val="es-ES"/>
        </w:rPr>
        <w:t>Las prácticas principales aplicadas fueron:</w:t>
      </w:r>
    </w:p>
    <w:p w:rsidR="00333CE0" w:rsidRPr="00191070" w:rsidRDefault="00333CE0" w:rsidP="00B55342">
      <w:pPr>
        <w:pStyle w:val="NormalWeb"/>
        <w:numPr>
          <w:ilvl w:val="0"/>
          <w:numId w:val="3"/>
        </w:numPr>
        <w:spacing w:before="100" w:beforeAutospacing="1" w:after="100" w:afterAutospacing="1" w:line="360" w:lineRule="auto"/>
        <w:jc w:val="both"/>
        <w:rPr>
          <w:rFonts w:cs="Arial"/>
          <w:lang w:val="es-ES"/>
        </w:rPr>
      </w:pPr>
      <w:r w:rsidRPr="00191070">
        <w:rPr>
          <w:rStyle w:val="Textoennegrita"/>
          <w:rFonts w:cs="Arial"/>
          <w:b w:val="0"/>
          <w:lang w:val="es-ES"/>
        </w:rPr>
        <w:lastRenderedPageBreak/>
        <w:t>Desarrollo iterativo</w:t>
      </w:r>
      <w:r w:rsidRPr="00191070">
        <w:rPr>
          <w:rFonts w:cs="Arial"/>
          <w:lang w:val="es-ES"/>
        </w:rPr>
        <w:t xml:space="preserve"> con ciclos cortos de liberación (1 a 2 semanas).</w:t>
      </w:r>
    </w:p>
    <w:p w:rsidR="00333CE0" w:rsidRPr="00191070" w:rsidRDefault="00333CE0" w:rsidP="00B55342">
      <w:pPr>
        <w:pStyle w:val="NormalWeb"/>
        <w:numPr>
          <w:ilvl w:val="0"/>
          <w:numId w:val="3"/>
        </w:numPr>
        <w:spacing w:before="100" w:beforeAutospacing="1" w:after="100" w:afterAutospacing="1" w:line="360" w:lineRule="auto"/>
        <w:jc w:val="both"/>
        <w:rPr>
          <w:rFonts w:cs="Arial"/>
          <w:lang w:val="es-ES"/>
        </w:rPr>
      </w:pPr>
      <w:r w:rsidRPr="00191070">
        <w:rPr>
          <w:rStyle w:val="Textoennegrita"/>
          <w:rFonts w:cs="Arial"/>
          <w:b w:val="0"/>
          <w:lang w:val="es-ES"/>
        </w:rPr>
        <w:t>Retroalimentación continua</w:t>
      </w:r>
      <w:r w:rsidRPr="00191070">
        <w:rPr>
          <w:rFonts w:cs="Arial"/>
          <w:lang w:val="es-ES"/>
        </w:rPr>
        <w:t xml:space="preserve"> del cliente para validar funcionalidades de pedidos, pagos y clientes.</w:t>
      </w:r>
    </w:p>
    <w:p w:rsidR="00333CE0" w:rsidRPr="00191070" w:rsidRDefault="00333CE0" w:rsidP="00B55342">
      <w:pPr>
        <w:pStyle w:val="NormalWeb"/>
        <w:numPr>
          <w:ilvl w:val="0"/>
          <w:numId w:val="3"/>
        </w:numPr>
        <w:spacing w:before="100" w:beforeAutospacing="1" w:after="100" w:afterAutospacing="1" w:line="360" w:lineRule="auto"/>
        <w:jc w:val="both"/>
        <w:rPr>
          <w:rFonts w:cs="Arial"/>
          <w:lang w:val="es-ES"/>
        </w:rPr>
      </w:pPr>
      <w:r w:rsidRPr="00191070">
        <w:rPr>
          <w:rStyle w:val="Textoennegrita"/>
          <w:rFonts w:cs="Arial"/>
          <w:b w:val="0"/>
          <w:lang w:val="es-ES"/>
        </w:rPr>
        <w:t>Programación en parejas</w:t>
      </w:r>
      <w:r w:rsidRPr="00191070">
        <w:rPr>
          <w:rFonts w:cs="Arial"/>
          <w:lang w:val="es-ES"/>
        </w:rPr>
        <w:t xml:space="preserve"> para mejorar la calidad del código y reducir errores.</w:t>
      </w:r>
    </w:p>
    <w:p w:rsidR="00333CE0" w:rsidRPr="00191070" w:rsidRDefault="00333CE0" w:rsidP="00B55342">
      <w:pPr>
        <w:pStyle w:val="NormalWeb"/>
        <w:numPr>
          <w:ilvl w:val="0"/>
          <w:numId w:val="3"/>
        </w:numPr>
        <w:spacing w:before="100" w:beforeAutospacing="1" w:after="100" w:afterAutospacing="1" w:line="360" w:lineRule="auto"/>
        <w:jc w:val="both"/>
        <w:rPr>
          <w:rFonts w:cs="Arial"/>
          <w:lang w:val="es-ES"/>
        </w:rPr>
      </w:pPr>
      <w:r w:rsidRPr="00191070">
        <w:rPr>
          <w:rStyle w:val="Textoennegrita"/>
          <w:rFonts w:cs="Arial"/>
          <w:b w:val="0"/>
          <w:lang w:val="es-ES"/>
        </w:rPr>
        <w:t>Integración continua</w:t>
      </w:r>
      <w:r w:rsidRPr="00191070">
        <w:rPr>
          <w:rFonts w:cs="Arial"/>
          <w:b/>
          <w:lang w:val="es-ES"/>
        </w:rPr>
        <w:t>,</w:t>
      </w:r>
      <w:r w:rsidRPr="00191070">
        <w:rPr>
          <w:rFonts w:cs="Arial"/>
          <w:lang w:val="es-ES"/>
        </w:rPr>
        <w:t xml:space="preserve"> garantizando el funcionamiento correcto del sistema tras cada iteración.</w:t>
      </w:r>
    </w:p>
    <w:p w:rsidR="00333CE0" w:rsidRPr="00191070" w:rsidRDefault="00333CE0" w:rsidP="00B55342">
      <w:pPr>
        <w:pStyle w:val="NormalWeb"/>
        <w:numPr>
          <w:ilvl w:val="0"/>
          <w:numId w:val="3"/>
        </w:numPr>
        <w:spacing w:before="100" w:beforeAutospacing="1" w:after="100" w:afterAutospacing="1" w:line="360" w:lineRule="auto"/>
        <w:jc w:val="both"/>
        <w:rPr>
          <w:rFonts w:cs="Arial"/>
          <w:lang w:val="es-ES"/>
        </w:rPr>
      </w:pPr>
      <w:r w:rsidRPr="00191070">
        <w:rPr>
          <w:rStyle w:val="Textoennegrita"/>
          <w:rFonts w:cs="Arial"/>
          <w:b w:val="0"/>
          <w:lang w:val="es-ES"/>
        </w:rPr>
        <w:t>Refactorización constante</w:t>
      </w:r>
      <w:r w:rsidRPr="00191070">
        <w:rPr>
          <w:rFonts w:cs="Arial"/>
          <w:lang w:val="es-ES"/>
        </w:rPr>
        <w:t>, mejorando la estructura interna sin alterar la funcionalidad.</w:t>
      </w:r>
    </w:p>
    <w:p w:rsidR="00333CE0" w:rsidRPr="00191070" w:rsidRDefault="00333CE0" w:rsidP="00B55342">
      <w:pPr>
        <w:pStyle w:val="NormalWeb"/>
        <w:numPr>
          <w:ilvl w:val="0"/>
          <w:numId w:val="3"/>
        </w:numPr>
        <w:spacing w:before="100" w:beforeAutospacing="1" w:after="100" w:afterAutospacing="1" w:line="360" w:lineRule="auto"/>
        <w:jc w:val="both"/>
        <w:rPr>
          <w:rFonts w:cs="Arial"/>
          <w:lang w:val="es-ES"/>
        </w:rPr>
      </w:pPr>
      <w:r w:rsidRPr="00191070">
        <w:rPr>
          <w:rStyle w:val="Textoennegrita"/>
          <w:rFonts w:cs="Arial"/>
          <w:b w:val="0"/>
          <w:lang w:val="es-ES"/>
        </w:rPr>
        <w:t>Pruebas automatizadas</w:t>
      </w:r>
      <w:r w:rsidRPr="00191070">
        <w:rPr>
          <w:rFonts w:cs="Arial"/>
          <w:lang w:val="es-ES"/>
        </w:rPr>
        <w:t xml:space="preserve"> para asegurar la fiabilidad de las operaciones críticas.</w:t>
      </w:r>
    </w:p>
    <w:p w:rsidR="00333CE0" w:rsidRPr="00191070" w:rsidRDefault="00333CE0" w:rsidP="00B55342">
      <w:pPr>
        <w:spacing w:line="360" w:lineRule="auto"/>
        <w:jc w:val="both"/>
        <w:rPr>
          <w:rFonts w:cs="Arial"/>
          <w:lang w:val="es-ES"/>
        </w:rPr>
      </w:pPr>
    </w:p>
    <w:p w:rsidR="006E006D" w:rsidRPr="00191070" w:rsidRDefault="006E006D" w:rsidP="00B55342">
      <w:pPr>
        <w:pStyle w:val="NormalWeb"/>
        <w:spacing w:line="360" w:lineRule="auto"/>
        <w:jc w:val="both"/>
        <w:rPr>
          <w:rFonts w:cs="Arial"/>
          <w:lang w:val="es-ES"/>
        </w:rPr>
      </w:pPr>
      <w:r w:rsidRPr="00191070">
        <w:rPr>
          <w:rFonts w:cs="Arial"/>
          <w:lang w:val="es-ES"/>
        </w:rPr>
        <w:t>El marco metodológico de XP se complementó con herramientas y prácticas específicas de ingeniería para mantener la calidad del producto y la trazabilidad de los procesos:</w:t>
      </w:r>
    </w:p>
    <w:p w:rsidR="006E006D" w:rsidRPr="00191070" w:rsidRDefault="006E006D" w:rsidP="00B55342">
      <w:pPr>
        <w:pStyle w:val="NormalWeb"/>
        <w:numPr>
          <w:ilvl w:val="0"/>
          <w:numId w:val="4"/>
        </w:numPr>
        <w:spacing w:before="100" w:beforeAutospacing="1" w:after="100" w:afterAutospacing="1" w:line="360" w:lineRule="auto"/>
        <w:jc w:val="both"/>
        <w:rPr>
          <w:rFonts w:cs="Arial"/>
          <w:lang w:val="es-ES"/>
        </w:rPr>
      </w:pPr>
      <w:r w:rsidRPr="00191070">
        <w:rPr>
          <w:rStyle w:val="Textoennegrita"/>
          <w:rFonts w:cs="Arial"/>
          <w:b w:val="0"/>
          <w:lang w:val="es-ES"/>
        </w:rPr>
        <w:t>Planificación de iteraciones</w:t>
      </w:r>
      <w:r w:rsidRPr="00191070">
        <w:rPr>
          <w:rFonts w:cs="Arial"/>
          <w:lang w:val="es-ES"/>
        </w:rPr>
        <w:t xml:space="preserve"> con historias de usuario priorizadas según el valor de negocio.</w:t>
      </w:r>
    </w:p>
    <w:p w:rsidR="006E006D" w:rsidRPr="00191070" w:rsidRDefault="006E006D" w:rsidP="00B55342">
      <w:pPr>
        <w:pStyle w:val="NormalWeb"/>
        <w:numPr>
          <w:ilvl w:val="0"/>
          <w:numId w:val="4"/>
        </w:numPr>
        <w:spacing w:before="100" w:beforeAutospacing="1" w:after="100" w:afterAutospacing="1" w:line="360" w:lineRule="auto"/>
        <w:jc w:val="both"/>
        <w:rPr>
          <w:rFonts w:cs="Arial"/>
          <w:lang w:val="es-ES"/>
        </w:rPr>
      </w:pPr>
      <w:r w:rsidRPr="00191070">
        <w:rPr>
          <w:rStyle w:val="Textoennegrita"/>
          <w:rFonts w:cs="Arial"/>
          <w:b w:val="0"/>
          <w:lang w:val="es-ES"/>
        </w:rPr>
        <w:t>Diseño orientado a componentes</w:t>
      </w:r>
      <w:r w:rsidRPr="00191070">
        <w:rPr>
          <w:rFonts w:cs="Arial"/>
          <w:lang w:val="es-ES"/>
        </w:rPr>
        <w:t>, diferenciando claramente los módulos de clientes, pedidos, productos y pagos.</w:t>
      </w:r>
    </w:p>
    <w:p w:rsidR="006E006D" w:rsidRPr="00191070" w:rsidRDefault="006E006D" w:rsidP="00B55342">
      <w:pPr>
        <w:pStyle w:val="NormalWeb"/>
        <w:numPr>
          <w:ilvl w:val="0"/>
          <w:numId w:val="4"/>
        </w:numPr>
        <w:spacing w:before="100" w:beforeAutospacing="1" w:after="100" w:afterAutospacing="1" w:line="360" w:lineRule="auto"/>
        <w:jc w:val="both"/>
        <w:rPr>
          <w:rFonts w:cs="Arial"/>
          <w:lang w:val="es-ES"/>
        </w:rPr>
      </w:pPr>
      <w:r w:rsidRPr="00191070">
        <w:rPr>
          <w:rStyle w:val="Textoennegrita"/>
          <w:rFonts w:cs="Arial"/>
          <w:b w:val="0"/>
          <w:lang w:val="es-ES"/>
        </w:rPr>
        <w:t>Desarrollo incremental</w:t>
      </w:r>
      <w:r w:rsidRPr="00191070">
        <w:rPr>
          <w:rFonts w:cs="Arial"/>
          <w:lang w:val="es-ES"/>
        </w:rPr>
        <w:t>, liberando funcionalidades operativas al cierre de cada iteración.</w:t>
      </w:r>
    </w:p>
    <w:p w:rsidR="006E006D" w:rsidRPr="00191070" w:rsidRDefault="006E006D" w:rsidP="00B55342">
      <w:pPr>
        <w:pStyle w:val="NormalWeb"/>
        <w:numPr>
          <w:ilvl w:val="0"/>
          <w:numId w:val="4"/>
        </w:numPr>
        <w:spacing w:before="100" w:beforeAutospacing="1" w:after="100" w:afterAutospacing="1" w:line="360" w:lineRule="auto"/>
        <w:jc w:val="both"/>
        <w:rPr>
          <w:rFonts w:cs="Arial"/>
          <w:lang w:val="es-ES"/>
        </w:rPr>
      </w:pPr>
      <w:r w:rsidRPr="00191070">
        <w:rPr>
          <w:rStyle w:val="Textoennegrita"/>
          <w:rFonts w:cs="Arial"/>
          <w:b w:val="0"/>
          <w:lang w:val="es-ES"/>
        </w:rPr>
        <w:t>Revisiones técnicas continuas</w:t>
      </w:r>
      <w:r w:rsidRPr="00191070">
        <w:rPr>
          <w:rFonts w:cs="Arial"/>
          <w:lang w:val="es-ES"/>
        </w:rPr>
        <w:t xml:space="preserve"> y pruebas unitarias en cada módulo.</w:t>
      </w:r>
    </w:p>
    <w:p w:rsidR="006E006D" w:rsidRPr="00191070" w:rsidRDefault="006E006D" w:rsidP="00B55342">
      <w:pPr>
        <w:pStyle w:val="NormalWeb"/>
        <w:numPr>
          <w:ilvl w:val="0"/>
          <w:numId w:val="4"/>
        </w:numPr>
        <w:spacing w:before="100" w:beforeAutospacing="1" w:after="100" w:afterAutospacing="1" w:line="360" w:lineRule="auto"/>
        <w:jc w:val="both"/>
        <w:rPr>
          <w:rFonts w:cs="Arial"/>
          <w:lang w:val="es-ES"/>
        </w:rPr>
      </w:pPr>
      <w:r w:rsidRPr="00191070">
        <w:rPr>
          <w:rStyle w:val="Textoennegrita"/>
          <w:rFonts w:cs="Arial"/>
          <w:b w:val="0"/>
          <w:lang w:val="es-ES"/>
        </w:rPr>
        <w:t>Integración y despliegue continuo</w:t>
      </w:r>
      <w:r w:rsidRPr="00191070">
        <w:rPr>
          <w:rFonts w:cs="Arial"/>
          <w:lang w:val="es-ES"/>
        </w:rPr>
        <w:t xml:space="preserve"> mediante un entorno de control de versiones.</w:t>
      </w:r>
    </w:p>
    <w:p w:rsidR="006E006D" w:rsidRPr="00191070" w:rsidRDefault="006E006D" w:rsidP="00B55342">
      <w:pPr>
        <w:pStyle w:val="NormalWeb"/>
        <w:spacing w:line="360" w:lineRule="auto"/>
        <w:jc w:val="both"/>
        <w:rPr>
          <w:rFonts w:cs="Arial"/>
          <w:b/>
          <w:lang w:val="es-ES"/>
        </w:rPr>
      </w:pPr>
      <w:r w:rsidRPr="00191070">
        <w:rPr>
          <w:rFonts w:cs="Arial"/>
          <w:lang w:val="es-ES"/>
        </w:rPr>
        <w:t>Los artefactos principales generados durante el proceso incluyen:</w:t>
      </w:r>
      <w:r w:rsidRPr="00191070">
        <w:rPr>
          <w:rFonts w:cs="Arial"/>
          <w:lang w:val="es-ES"/>
        </w:rPr>
        <w:br/>
      </w:r>
      <w:r w:rsidRPr="00191070">
        <w:rPr>
          <w:rStyle w:val="Textoennegrita"/>
          <w:rFonts w:cs="Arial"/>
          <w:b w:val="0"/>
          <w:lang w:val="es-ES"/>
        </w:rPr>
        <w:t>Historias de usuario, versión funcional del sistema en cada iteración, documentación técnica y registros de pruebas.</w:t>
      </w:r>
    </w:p>
    <w:p w:rsidR="00631169" w:rsidRPr="00191070" w:rsidRDefault="00631169" w:rsidP="00B55342">
      <w:pPr>
        <w:spacing w:line="360" w:lineRule="auto"/>
        <w:jc w:val="both"/>
        <w:rPr>
          <w:rFonts w:cs="Arial"/>
          <w:szCs w:val="24"/>
          <w:highlight w:val="red"/>
          <w:lang w:val="es-ES"/>
        </w:rPr>
      </w:pPr>
    </w:p>
    <w:p w:rsidR="004130DF" w:rsidRPr="00191070" w:rsidRDefault="004130DF" w:rsidP="00B55342">
      <w:pPr>
        <w:pStyle w:val="Ttulo3"/>
        <w:spacing w:line="360" w:lineRule="auto"/>
        <w:jc w:val="both"/>
        <w:rPr>
          <w:rFonts w:ascii="Arial" w:eastAsia="Times New Roman" w:hAnsi="Arial" w:cs="Arial"/>
          <w:color w:val="000000" w:themeColor="text1"/>
          <w:lang w:val="es-ES" w:eastAsia="en-US"/>
        </w:rPr>
      </w:pPr>
      <w:bookmarkStart w:id="12" w:name="_Toc213140310"/>
      <w:bookmarkStart w:id="13" w:name="_Toc216556278"/>
      <w:r w:rsidRPr="00191070">
        <w:rPr>
          <w:rStyle w:val="Textoennegrita"/>
          <w:rFonts w:ascii="Arial" w:hAnsi="Arial" w:cs="Arial"/>
          <w:bCs w:val="0"/>
          <w:color w:val="000000" w:themeColor="text1"/>
          <w:lang w:val="es-ES"/>
        </w:rPr>
        <w:lastRenderedPageBreak/>
        <w:t>1.4 Herramientas y tecnologías</w:t>
      </w:r>
      <w:bookmarkEnd w:id="12"/>
      <w:bookmarkEnd w:id="13"/>
    </w:p>
    <w:p w:rsidR="004130DF" w:rsidRPr="00191070" w:rsidRDefault="004130DF" w:rsidP="00B55342">
      <w:pPr>
        <w:pStyle w:val="Ttulo4"/>
        <w:spacing w:line="360" w:lineRule="auto"/>
        <w:jc w:val="both"/>
        <w:rPr>
          <w:rFonts w:ascii="Arial" w:hAnsi="Arial" w:cs="Arial"/>
          <w:color w:val="000000" w:themeColor="text1"/>
          <w:szCs w:val="24"/>
          <w:lang w:val="es-ES"/>
        </w:rPr>
      </w:pPr>
      <w:r w:rsidRPr="00191070">
        <w:rPr>
          <w:rStyle w:val="Textoennegrita"/>
          <w:rFonts w:ascii="Arial" w:hAnsi="Arial" w:cs="Arial"/>
          <w:bCs w:val="0"/>
          <w:color w:val="000000" w:themeColor="text1"/>
          <w:szCs w:val="24"/>
          <w:lang w:val="es-ES"/>
        </w:rPr>
        <w:t>1.4.1 Herramienta CASE</w:t>
      </w:r>
    </w:p>
    <w:p w:rsidR="004130DF" w:rsidRPr="00191070" w:rsidRDefault="00A26731" w:rsidP="00B55342">
      <w:pPr>
        <w:pStyle w:val="NormalWeb"/>
        <w:spacing w:line="360" w:lineRule="auto"/>
        <w:jc w:val="both"/>
        <w:rPr>
          <w:rFonts w:cs="Arial"/>
          <w:color w:val="000000" w:themeColor="text1"/>
          <w:lang w:val="es-ES"/>
        </w:rPr>
      </w:pPr>
      <w:r w:rsidRPr="00191070">
        <w:rPr>
          <w:rStyle w:val="Textoennegrita"/>
          <w:rFonts w:cs="Arial"/>
          <w:b w:val="0"/>
          <w:color w:val="000000" w:themeColor="text1"/>
          <w:lang w:val="es-ES"/>
        </w:rPr>
        <w:t xml:space="preserve">Visual </w:t>
      </w:r>
      <w:proofErr w:type="spellStart"/>
      <w:r w:rsidRPr="00191070">
        <w:rPr>
          <w:rStyle w:val="Textoennegrita"/>
          <w:rFonts w:cs="Arial"/>
          <w:b w:val="0"/>
          <w:color w:val="000000" w:themeColor="text1"/>
          <w:lang w:val="es-ES"/>
        </w:rPr>
        <w:t>Paradigm</w:t>
      </w:r>
      <w:proofErr w:type="spellEnd"/>
      <w:r w:rsidRPr="00191070">
        <w:rPr>
          <w:rStyle w:val="Textoennegrita"/>
          <w:rFonts w:cs="Arial"/>
          <w:b w:val="0"/>
          <w:color w:val="000000" w:themeColor="text1"/>
          <w:lang w:val="es-ES"/>
        </w:rPr>
        <w:t xml:space="preserve"> </w:t>
      </w:r>
      <w:r w:rsidR="00E653EB" w:rsidRPr="00191070">
        <w:rPr>
          <w:rStyle w:val="Textoennegrita"/>
          <w:rFonts w:cs="Arial"/>
          <w:b w:val="0"/>
          <w:color w:val="000000" w:themeColor="text1"/>
          <w:lang w:val="es-ES"/>
        </w:rPr>
        <w:t xml:space="preserve">8.0 </w:t>
      </w:r>
      <w:r w:rsidR="009334F1" w:rsidRPr="00191070">
        <w:rPr>
          <w:rFonts w:cs="Arial"/>
          <w:color w:val="000000" w:themeColor="text1"/>
          <w:lang w:val="es-ES"/>
        </w:rPr>
        <w:t>se empleó</w:t>
      </w:r>
      <w:r w:rsidR="004130DF" w:rsidRPr="00191070">
        <w:rPr>
          <w:rFonts w:cs="Arial"/>
          <w:color w:val="000000" w:themeColor="text1"/>
          <w:lang w:val="es-ES"/>
        </w:rPr>
        <w:t xml:space="preserve"> para el modelado de diagramas UML y la representación de la arquitectura del sistema. Estas herramientas permiten la </w:t>
      </w:r>
      <w:r w:rsidR="004130DF" w:rsidRPr="00191070">
        <w:rPr>
          <w:rStyle w:val="Textoennegrita"/>
          <w:rFonts w:cs="Arial"/>
          <w:b w:val="0"/>
          <w:color w:val="000000" w:themeColor="text1"/>
          <w:lang w:val="es-ES"/>
        </w:rPr>
        <w:t>colaboración en tiempo real</w:t>
      </w:r>
      <w:r w:rsidR="004130DF" w:rsidRPr="00191070">
        <w:rPr>
          <w:rFonts w:cs="Arial"/>
          <w:color w:val="000000" w:themeColor="text1"/>
          <w:lang w:val="es-ES"/>
        </w:rPr>
        <w:t xml:space="preserve">, la </w:t>
      </w:r>
      <w:r w:rsidR="004130DF" w:rsidRPr="00191070">
        <w:rPr>
          <w:rStyle w:val="Textoennegrita"/>
          <w:rFonts w:cs="Arial"/>
          <w:b w:val="0"/>
          <w:color w:val="000000" w:themeColor="text1"/>
          <w:lang w:val="es-ES"/>
        </w:rPr>
        <w:t>documentación visual del flujo de procesos</w:t>
      </w:r>
      <w:r w:rsidR="004130DF" w:rsidRPr="00191070">
        <w:rPr>
          <w:rFonts w:cs="Arial"/>
          <w:color w:val="000000" w:themeColor="text1"/>
          <w:lang w:val="es-ES"/>
        </w:rPr>
        <w:t xml:space="preserve"> y la </w:t>
      </w:r>
      <w:r w:rsidR="004130DF" w:rsidRPr="00191070">
        <w:rPr>
          <w:rStyle w:val="Textoennegrita"/>
          <w:rFonts w:cs="Arial"/>
          <w:b w:val="0"/>
          <w:color w:val="000000" w:themeColor="text1"/>
          <w:lang w:val="es-ES"/>
        </w:rPr>
        <w:t>integración directa con entornos de desarrollo</w:t>
      </w:r>
      <w:r w:rsidR="004130DF" w:rsidRPr="00191070">
        <w:rPr>
          <w:rFonts w:cs="Arial"/>
          <w:color w:val="000000" w:themeColor="text1"/>
          <w:lang w:val="es-ES"/>
        </w:rPr>
        <w:t>, lo que facilitó la comunicación y coordinación dentro del equipo de trabajo.</w:t>
      </w:r>
    </w:p>
    <w:p w:rsidR="004130DF" w:rsidRPr="00191070" w:rsidRDefault="004130DF" w:rsidP="00B55342">
      <w:pPr>
        <w:spacing w:line="360" w:lineRule="auto"/>
        <w:jc w:val="both"/>
        <w:rPr>
          <w:rFonts w:cs="Arial"/>
          <w:color w:val="000000" w:themeColor="text1"/>
          <w:szCs w:val="24"/>
          <w:lang w:val="es-ES"/>
        </w:rPr>
      </w:pPr>
    </w:p>
    <w:p w:rsidR="004130DF" w:rsidRPr="00191070" w:rsidRDefault="004130DF" w:rsidP="00B55342">
      <w:pPr>
        <w:pStyle w:val="Ttulo4"/>
        <w:spacing w:line="360" w:lineRule="auto"/>
        <w:jc w:val="both"/>
        <w:rPr>
          <w:rFonts w:ascii="Arial" w:hAnsi="Arial" w:cs="Arial"/>
          <w:color w:val="000000" w:themeColor="text1"/>
          <w:szCs w:val="24"/>
          <w:lang w:val="es-ES"/>
        </w:rPr>
      </w:pPr>
      <w:r w:rsidRPr="00191070">
        <w:rPr>
          <w:rStyle w:val="Textoennegrita"/>
          <w:rFonts w:ascii="Arial" w:hAnsi="Arial" w:cs="Arial"/>
          <w:bCs w:val="0"/>
          <w:color w:val="000000" w:themeColor="text1"/>
          <w:szCs w:val="24"/>
          <w:lang w:val="es-ES"/>
        </w:rPr>
        <w:t>1.4.2 Lenguaje de modelado</w:t>
      </w:r>
    </w:p>
    <w:p w:rsidR="004130DF" w:rsidRPr="00191070" w:rsidRDefault="004130DF" w:rsidP="00B55342">
      <w:pPr>
        <w:pStyle w:val="NormalWeb"/>
        <w:spacing w:line="360" w:lineRule="auto"/>
        <w:jc w:val="both"/>
        <w:rPr>
          <w:rFonts w:cs="Arial"/>
          <w:color w:val="000000" w:themeColor="text1"/>
          <w:lang w:val="es-ES"/>
        </w:rPr>
      </w:pPr>
      <w:r w:rsidRPr="00191070">
        <w:rPr>
          <w:rFonts w:cs="Arial"/>
          <w:color w:val="000000" w:themeColor="text1"/>
          <w:lang w:val="es-ES"/>
        </w:rPr>
        <w:t xml:space="preserve">Se utilizó </w:t>
      </w:r>
      <w:r w:rsidRPr="00191070">
        <w:rPr>
          <w:rStyle w:val="Textoennegrita"/>
          <w:rFonts w:cs="Arial"/>
          <w:b w:val="0"/>
          <w:color w:val="000000" w:themeColor="text1"/>
          <w:lang w:val="es-ES"/>
        </w:rPr>
        <w:t>UML (</w:t>
      </w:r>
      <w:proofErr w:type="spellStart"/>
      <w:r w:rsidRPr="00191070">
        <w:rPr>
          <w:rStyle w:val="Textoennegrita"/>
          <w:rFonts w:cs="Arial"/>
          <w:b w:val="0"/>
          <w:color w:val="000000" w:themeColor="text1"/>
          <w:lang w:val="es-ES"/>
        </w:rPr>
        <w:t>Unified</w:t>
      </w:r>
      <w:proofErr w:type="spellEnd"/>
      <w:r w:rsidRPr="00191070">
        <w:rPr>
          <w:rStyle w:val="Textoennegrita"/>
          <w:rFonts w:cs="Arial"/>
          <w:b w:val="0"/>
          <w:color w:val="000000" w:themeColor="text1"/>
          <w:lang w:val="es-ES"/>
        </w:rPr>
        <w:t xml:space="preserve"> </w:t>
      </w:r>
      <w:proofErr w:type="spellStart"/>
      <w:r w:rsidRPr="00191070">
        <w:rPr>
          <w:rStyle w:val="Textoennegrita"/>
          <w:rFonts w:cs="Arial"/>
          <w:b w:val="0"/>
          <w:color w:val="000000" w:themeColor="text1"/>
          <w:lang w:val="es-ES"/>
        </w:rPr>
        <w:t>Modeling</w:t>
      </w:r>
      <w:proofErr w:type="spellEnd"/>
      <w:r w:rsidRPr="00191070">
        <w:rPr>
          <w:rStyle w:val="Textoennegrita"/>
          <w:rFonts w:cs="Arial"/>
          <w:b w:val="0"/>
          <w:color w:val="000000" w:themeColor="text1"/>
          <w:lang w:val="es-ES"/>
        </w:rPr>
        <w:t xml:space="preserve"> </w:t>
      </w:r>
      <w:proofErr w:type="spellStart"/>
      <w:r w:rsidRPr="00191070">
        <w:rPr>
          <w:rStyle w:val="Textoennegrita"/>
          <w:rFonts w:cs="Arial"/>
          <w:b w:val="0"/>
          <w:color w:val="000000" w:themeColor="text1"/>
          <w:lang w:val="es-ES"/>
        </w:rPr>
        <w:t>Language</w:t>
      </w:r>
      <w:proofErr w:type="spellEnd"/>
      <w:r w:rsidRPr="00191070">
        <w:rPr>
          <w:rStyle w:val="Textoennegrita"/>
          <w:rFonts w:cs="Arial"/>
          <w:b w:val="0"/>
          <w:color w:val="000000" w:themeColor="text1"/>
          <w:lang w:val="es-ES"/>
        </w:rPr>
        <w:t>)</w:t>
      </w:r>
      <w:r w:rsidR="00E653EB" w:rsidRPr="00191070">
        <w:rPr>
          <w:rFonts w:cs="Arial"/>
          <w:color w:val="000000" w:themeColor="text1"/>
          <w:lang w:val="es-ES"/>
        </w:rPr>
        <w:t xml:space="preserve"> en su versión 2.0</w:t>
      </w:r>
      <w:r w:rsidRPr="00191070">
        <w:rPr>
          <w:rFonts w:cs="Arial"/>
          <w:color w:val="000000" w:themeColor="text1"/>
          <w:lang w:val="es-ES"/>
        </w:rPr>
        <w:t xml:space="preserve"> como estándar para la </w:t>
      </w:r>
      <w:r w:rsidRPr="00191070">
        <w:rPr>
          <w:rStyle w:val="Textoennegrita"/>
          <w:rFonts w:cs="Arial"/>
          <w:b w:val="0"/>
          <w:color w:val="000000" w:themeColor="text1"/>
          <w:lang w:val="es-ES"/>
        </w:rPr>
        <w:t>representación gráfica de sistemas de software</w:t>
      </w:r>
      <w:r w:rsidRPr="00191070">
        <w:rPr>
          <w:rFonts w:cs="Arial"/>
          <w:color w:val="000000" w:themeColor="text1"/>
          <w:lang w:val="es-ES"/>
        </w:rPr>
        <w:t xml:space="preserve">. Esta herramienta permitió describir de forma estructurada los </w:t>
      </w:r>
      <w:r w:rsidRPr="00191070">
        <w:rPr>
          <w:rStyle w:val="Textoennegrita"/>
          <w:rFonts w:cs="Arial"/>
          <w:b w:val="0"/>
          <w:color w:val="000000" w:themeColor="text1"/>
          <w:lang w:val="es-ES"/>
        </w:rPr>
        <w:t>casos de uso, clases, secuencias y componentes</w:t>
      </w:r>
      <w:r w:rsidRPr="00191070">
        <w:rPr>
          <w:rFonts w:cs="Arial"/>
          <w:color w:val="000000" w:themeColor="text1"/>
          <w:lang w:val="es-ES"/>
        </w:rPr>
        <w:t>, facilitando la comprensión del sistema tanto a nivel funcional como técnico.</w:t>
      </w:r>
    </w:p>
    <w:p w:rsidR="004130DF" w:rsidRPr="00191070" w:rsidRDefault="004130DF" w:rsidP="00B55342">
      <w:pPr>
        <w:spacing w:line="360" w:lineRule="auto"/>
        <w:jc w:val="both"/>
        <w:rPr>
          <w:rFonts w:cs="Arial"/>
          <w:color w:val="000000" w:themeColor="text1"/>
          <w:szCs w:val="24"/>
          <w:lang w:val="es-ES"/>
        </w:rPr>
      </w:pPr>
    </w:p>
    <w:p w:rsidR="004130DF" w:rsidRPr="00191070" w:rsidRDefault="004130DF" w:rsidP="00B55342">
      <w:pPr>
        <w:pStyle w:val="Ttulo4"/>
        <w:spacing w:line="360" w:lineRule="auto"/>
        <w:jc w:val="both"/>
        <w:rPr>
          <w:rFonts w:ascii="Arial" w:hAnsi="Arial" w:cs="Arial"/>
          <w:color w:val="000000" w:themeColor="text1"/>
          <w:szCs w:val="24"/>
          <w:lang w:val="es-ES"/>
        </w:rPr>
      </w:pPr>
      <w:r w:rsidRPr="00191070">
        <w:rPr>
          <w:rStyle w:val="Textoennegrita"/>
          <w:rFonts w:ascii="Arial" w:hAnsi="Arial" w:cs="Arial"/>
          <w:bCs w:val="0"/>
          <w:color w:val="000000" w:themeColor="text1"/>
          <w:szCs w:val="24"/>
          <w:lang w:val="es-ES"/>
        </w:rPr>
        <w:t>1.4.3 Marco de trabajo para el desarrollo</w:t>
      </w:r>
    </w:p>
    <w:p w:rsidR="004130DF" w:rsidRPr="00191070" w:rsidRDefault="004130DF" w:rsidP="00B55342">
      <w:pPr>
        <w:pStyle w:val="NormalWeb"/>
        <w:spacing w:line="360" w:lineRule="auto"/>
        <w:jc w:val="both"/>
        <w:rPr>
          <w:rFonts w:cs="Arial"/>
          <w:color w:val="000000" w:themeColor="text1"/>
          <w:lang w:val="es-ES"/>
        </w:rPr>
      </w:pPr>
      <w:r w:rsidRPr="00191070">
        <w:rPr>
          <w:rFonts w:cs="Arial"/>
          <w:color w:val="000000" w:themeColor="text1"/>
          <w:lang w:val="es-ES"/>
        </w:rPr>
        <w:t xml:space="preserve">El desarrollo de la aplicación se realizó utilizando el </w:t>
      </w:r>
      <w:proofErr w:type="spellStart"/>
      <w:r w:rsidRPr="00191070">
        <w:rPr>
          <w:rStyle w:val="Textoennegrita"/>
          <w:rFonts w:cs="Arial"/>
          <w:b w:val="0"/>
          <w:color w:val="000000" w:themeColor="text1"/>
          <w:lang w:val="es-ES"/>
        </w:rPr>
        <w:t>framework</w:t>
      </w:r>
      <w:proofErr w:type="spellEnd"/>
      <w:r w:rsidRPr="00191070">
        <w:rPr>
          <w:rStyle w:val="Textoennegrita"/>
          <w:rFonts w:cs="Arial"/>
          <w:b w:val="0"/>
          <w:color w:val="000000" w:themeColor="text1"/>
          <w:lang w:val="es-ES"/>
        </w:rPr>
        <w:t xml:space="preserve"> Django</w:t>
      </w:r>
      <w:r w:rsidRPr="00191070">
        <w:rPr>
          <w:rFonts w:cs="Arial"/>
          <w:color w:val="000000" w:themeColor="text1"/>
          <w:lang w:val="es-ES"/>
        </w:rPr>
        <w:t xml:space="preserve"> para el </w:t>
      </w:r>
      <w:proofErr w:type="spellStart"/>
      <w:r w:rsidRPr="00191070">
        <w:rPr>
          <w:rStyle w:val="Textoennegrita"/>
          <w:rFonts w:cs="Arial"/>
          <w:b w:val="0"/>
          <w:color w:val="000000" w:themeColor="text1"/>
          <w:lang w:val="es-ES"/>
        </w:rPr>
        <w:t>backend</w:t>
      </w:r>
      <w:proofErr w:type="spellEnd"/>
      <w:r w:rsidRPr="00191070">
        <w:rPr>
          <w:rFonts w:cs="Arial"/>
          <w:color w:val="000000" w:themeColor="text1"/>
          <w:lang w:val="es-ES"/>
        </w:rPr>
        <w:t xml:space="preserve">, complementado con </w:t>
      </w:r>
      <w:r w:rsidRPr="00191070">
        <w:rPr>
          <w:rStyle w:val="Textoennegrita"/>
          <w:rFonts w:cs="Arial"/>
          <w:b w:val="0"/>
          <w:color w:val="000000" w:themeColor="text1"/>
          <w:lang w:val="es-ES"/>
        </w:rPr>
        <w:t>HTML5, CSS3 y JavaScript</w:t>
      </w:r>
      <w:r w:rsidRPr="00191070">
        <w:rPr>
          <w:rFonts w:cs="Arial"/>
          <w:color w:val="000000" w:themeColor="text1"/>
          <w:lang w:val="es-ES"/>
        </w:rPr>
        <w:t xml:space="preserve"> para el </w:t>
      </w:r>
      <w:proofErr w:type="spellStart"/>
      <w:r w:rsidRPr="00191070">
        <w:rPr>
          <w:rStyle w:val="Textoennegrita"/>
          <w:rFonts w:cs="Arial"/>
          <w:b w:val="0"/>
          <w:color w:val="000000" w:themeColor="text1"/>
          <w:lang w:val="es-ES"/>
        </w:rPr>
        <w:t>frontend</w:t>
      </w:r>
      <w:proofErr w:type="spellEnd"/>
      <w:r w:rsidRPr="00191070">
        <w:rPr>
          <w:rFonts w:cs="Arial"/>
          <w:b/>
          <w:color w:val="000000" w:themeColor="text1"/>
          <w:lang w:val="es-ES"/>
        </w:rPr>
        <w:t>.</w:t>
      </w:r>
      <w:r w:rsidRPr="00191070">
        <w:rPr>
          <w:rFonts w:cs="Arial"/>
          <w:color w:val="000000" w:themeColor="text1"/>
          <w:lang w:val="es-ES"/>
        </w:rPr>
        <w:t xml:space="preserve"> Django fue seleccionado por su </w:t>
      </w:r>
      <w:r w:rsidRPr="00191070">
        <w:rPr>
          <w:rStyle w:val="Textoennegrita"/>
          <w:rFonts w:cs="Arial"/>
          <w:b w:val="0"/>
          <w:color w:val="000000" w:themeColor="text1"/>
          <w:lang w:val="es-ES"/>
        </w:rPr>
        <w:t>arquitectura MVC (Modelo–Vista–Controlador)</w:t>
      </w:r>
      <w:r w:rsidRPr="00191070">
        <w:rPr>
          <w:rFonts w:cs="Arial"/>
          <w:color w:val="000000" w:themeColor="text1"/>
          <w:lang w:val="es-ES"/>
        </w:rPr>
        <w:t xml:space="preserve">, su </w:t>
      </w:r>
      <w:r w:rsidRPr="00191070">
        <w:rPr>
          <w:rStyle w:val="Textoennegrita"/>
          <w:rFonts w:cs="Arial"/>
          <w:b w:val="0"/>
          <w:color w:val="000000" w:themeColor="text1"/>
          <w:lang w:val="es-ES"/>
        </w:rPr>
        <w:t>seguridad integrada</w:t>
      </w:r>
      <w:r w:rsidRPr="00191070">
        <w:rPr>
          <w:rFonts w:cs="Arial"/>
          <w:color w:val="000000" w:themeColor="text1"/>
          <w:lang w:val="es-ES"/>
        </w:rPr>
        <w:t xml:space="preserve"> y la </w:t>
      </w:r>
      <w:r w:rsidRPr="00191070">
        <w:rPr>
          <w:rStyle w:val="Textoennegrita"/>
          <w:rFonts w:cs="Arial"/>
          <w:b w:val="0"/>
          <w:color w:val="000000" w:themeColor="text1"/>
          <w:lang w:val="es-ES"/>
        </w:rPr>
        <w:t>rapidez de desarrollo</w:t>
      </w:r>
      <w:r w:rsidRPr="00191070">
        <w:rPr>
          <w:rFonts w:cs="Arial"/>
          <w:color w:val="000000" w:themeColor="text1"/>
          <w:lang w:val="es-ES"/>
        </w:rPr>
        <w:t xml:space="preserve"> que ofrece para proyectos de tamaño medio.</w:t>
      </w:r>
      <w:r w:rsidRPr="00191070">
        <w:rPr>
          <w:rFonts w:cs="Arial"/>
          <w:color w:val="000000" w:themeColor="text1"/>
          <w:lang w:val="es-ES"/>
        </w:rPr>
        <w:br/>
        <w:t>En conjunto, estas tecnologías permitieron construir una</w:t>
      </w:r>
      <w:r w:rsidRPr="00191070">
        <w:rPr>
          <w:rFonts w:cs="Arial"/>
          <w:b/>
          <w:color w:val="000000" w:themeColor="text1"/>
          <w:lang w:val="es-ES"/>
        </w:rPr>
        <w:t xml:space="preserve"> </w:t>
      </w:r>
      <w:r w:rsidRPr="00191070">
        <w:rPr>
          <w:rStyle w:val="Textoennegrita"/>
          <w:rFonts w:cs="Arial"/>
          <w:b w:val="0"/>
          <w:color w:val="000000" w:themeColor="text1"/>
          <w:lang w:val="es-ES"/>
        </w:rPr>
        <w:t>plataforma web dinámica</w:t>
      </w:r>
      <w:r w:rsidRPr="00191070">
        <w:rPr>
          <w:rStyle w:val="Textoennegrita"/>
          <w:rFonts w:cs="Arial"/>
          <w:color w:val="000000" w:themeColor="text1"/>
          <w:lang w:val="es-ES"/>
        </w:rPr>
        <w:t xml:space="preserve">, </w:t>
      </w:r>
      <w:r w:rsidRPr="00191070">
        <w:rPr>
          <w:rStyle w:val="Textoennegrita"/>
          <w:rFonts w:cs="Arial"/>
          <w:b w:val="0"/>
          <w:color w:val="000000" w:themeColor="text1"/>
          <w:lang w:val="es-ES"/>
        </w:rPr>
        <w:t>segura y modular</w:t>
      </w:r>
      <w:r w:rsidRPr="00191070">
        <w:rPr>
          <w:rFonts w:cs="Arial"/>
          <w:color w:val="000000" w:themeColor="text1"/>
          <w:lang w:val="es-ES"/>
        </w:rPr>
        <w:t>, adecuada para la gestión de pedidos, clientes, productos y pagos en la MIPYME.</w:t>
      </w:r>
    </w:p>
    <w:p w:rsidR="004130DF" w:rsidRPr="00191070" w:rsidRDefault="004130DF" w:rsidP="00B55342">
      <w:pPr>
        <w:spacing w:line="360" w:lineRule="auto"/>
        <w:jc w:val="both"/>
        <w:rPr>
          <w:rFonts w:cs="Arial"/>
          <w:color w:val="000000" w:themeColor="text1"/>
          <w:szCs w:val="24"/>
          <w:lang w:val="es-ES"/>
        </w:rPr>
      </w:pPr>
    </w:p>
    <w:p w:rsidR="004130DF" w:rsidRPr="00191070" w:rsidRDefault="004130DF" w:rsidP="00B55342">
      <w:pPr>
        <w:pStyle w:val="Ttulo4"/>
        <w:spacing w:line="360" w:lineRule="auto"/>
        <w:jc w:val="both"/>
        <w:rPr>
          <w:rFonts w:ascii="Arial" w:hAnsi="Arial" w:cs="Arial"/>
          <w:color w:val="000000" w:themeColor="text1"/>
          <w:szCs w:val="24"/>
          <w:lang w:val="es-ES"/>
        </w:rPr>
      </w:pPr>
      <w:r w:rsidRPr="00191070">
        <w:rPr>
          <w:rStyle w:val="Textoennegrita"/>
          <w:rFonts w:ascii="Arial" w:hAnsi="Arial" w:cs="Arial"/>
          <w:bCs w:val="0"/>
          <w:color w:val="000000" w:themeColor="text1"/>
          <w:szCs w:val="24"/>
          <w:lang w:val="es-ES"/>
        </w:rPr>
        <w:lastRenderedPageBreak/>
        <w:t>1.4.4 Entorno de desarrollo integrado</w:t>
      </w:r>
    </w:p>
    <w:p w:rsidR="004130DF" w:rsidRPr="00191070" w:rsidRDefault="004130DF" w:rsidP="00B55342">
      <w:pPr>
        <w:pStyle w:val="NormalWeb"/>
        <w:spacing w:line="360" w:lineRule="auto"/>
        <w:jc w:val="both"/>
        <w:rPr>
          <w:rFonts w:cs="Arial"/>
          <w:color w:val="000000" w:themeColor="text1"/>
          <w:lang w:val="es-ES"/>
        </w:rPr>
      </w:pPr>
      <w:r w:rsidRPr="00191070">
        <w:rPr>
          <w:rFonts w:cs="Arial"/>
          <w:color w:val="000000" w:themeColor="text1"/>
          <w:lang w:val="es-ES"/>
        </w:rPr>
        <w:t xml:space="preserve">Se empleó </w:t>
      </w:r>
      <w:r w:rsidRPr="00191070">
        <w:rPr>
          <w:rStyle w:val="Textoennegrita"/>
          <w:rFonts w:cs="Arial"/>
          <w:b w:val="0"/>
          <w:color w:val="000000" w:themeColor="text1"/>
          <w:lang w:val="es-ES"/>
        </w:rPr>
        <w:t xml:space="preserve">Visual Studio </w:t>
      </w:r>
      <w:proofErr w:type="spellStart"/>
      <w:r w:rsidRPr="00191070">
        <w:rPr>
          <w:rStyle w:val="Textoennegrita"/>
          <w:rFonts w:cs="Arial"/>
          <w:b w:val="0"/>
          <w:color w:val="000000" w:themeColor="text1"/>
          <w:lang w:val="es-ES"/>
        </w:rPr>
        <w:t>Code</w:t>
      </w:r>
      <w:proofErr w:type="spellEnd"/>
      <w:r w:rsidRPr="00191070">
        <w:rPr>
          <w:rFonts w:cs="Arial"/>
          <w:color w:val="000000" w:themeColor="text1"/>
          <w:lang w:val="es-ES"/>
        </w:rPr>
        <w:t xml:space="preserve"> como entorno de desarrollo principal</w:t>
      </w:r>
      <w:r w:rsidR="00D25336" w:rsidRPr="00191070">
        <w:rPr>
          <w:rFonts w:cs="Arial"/>
          <w:color w:val="000000" w:themeColor="text1"/>
          <w:lang w:val="es-ES"/>
        </w:rPr>
        <w:t xml:space="preserve"> con </w:t>
      </w:r>
      <w:r w:rsidR="00D25336" w:rsidRPr="00191070">
        <w:rPr>
          <w:rFonts w:cs="Arial"/>
          <w:lang w:val="es-ES"/>
        </w:rPr>
        <w:t>extensiones específicas de compilación e interpretación</w:t>
      </w:r>
      <w:r w:rsidRPr="00191070">
        <w:rPr>
          <w:rFonts w:cs="Arial"/>
          <w:color w:val="000000" w:themeColor="text1"/>
          <w:lang w:val="es-ES"/>
        </w:rPr>
        <w:t xml:space="preserve">, por su </w:t>
      </w:r>
      <w:r w:rsidRPr="00191070">
        <w:rPr>
          <w:rStyle w:val="Textoennegrita"/>
          <w:rFonts w:cs="Arial"/>
          <w:b w:val="0"/>
          <w:color w:val="000000" w:themeColor="text1"/>
          <w:lang w:val="es-ES"/>
        </w:rPr>
        <w:t>compatibilidad con Python y JavaScript</w:t>
      </w:r>
      <w:r w:rsidRPr="00191070">
        <w:rPr>
          <w:rFonts w:cs="Arial"/>
          <w:color w:val="000000" w:themeColor="text1"/>
          <w:lang w:val="es-ES"/>
        </w:rPr>
        <w:t xml:space="preserve">, integración con </w:t>
      </w:r>
      <w:proofErr w:type="spellStart"/>
      <w:r w:rsidRPr="00191070">
        <w:rPr>
          <w:rStyle w:val="Textoennegrita"/>
          <w:rFonts w:cs="Arial"/>
          <w:b w:val="0"/>
          <w:color w:val="000000" w:themeColor="text1"/>
          <w:lang w:val="es-ES"/>
        </w:rPr>
        <w:t>Git</w:t>
      </w:r>
      <w:proofErr w:type="spellEnd"/>
      <w:r w:rsidRPr="00191070">
        <w:rPr>
          <w:rFonts w:cs="Arial"/>
          <w:color w:val="000000" w:themeColor="text1"/>
          <w:lang w:val="es-ES"/>
        </w:rPr>
        <w:t xml:space="preserve"> y extensiones para </w:t>
      </w:r>
      <w:r w:rsidRPr="00191070">
        <w:rPr>
          <w:rStyle w:val="Textoennegrita"/>
          <w:rFonts w:cs="Arial"/>
          <w:b w:val="0"/>
          <w:color w:val="000000" w:themeColor="text1"/>
          <w:lang w:val="es-ES"/>
        </w:rPr>
        <w:t>depuración, control de versiones y pruebas</w:t>
      </w:r>
      <w:r w:rsidRPr="00191070">
        <w:rPr>
          <w:rFonts w:cs="Arial"/>
          <w:color w:val="000000" w:themeColor="text1"/>
          <w:lang w:val="es-ES"/>
        </w:rPr>
        <w:t>. Este entorno favoreció la productividad del equipo y la trazabilidad de los avances en las iteraciones de XP.</w:t>
      </w:r>
    </w:p>
    <w:p w:rsidR="004130DF" w:rsidRPr="00191070" w:rsidRDefault="004130DF" w:rsidP="00B55342">
      <w:pPr>
        <w:spacing w:line="360" w:lineRule="auto"/>
        <w:jc w:val="both"/>
        <w:rPr>
          <w:rFonts w:cs="Arial"/>
          <w:color w:val="000000" w:themeColor="text1"/>
          <w:szCs w:val="24"/>
          <w:lang w:val="es-ES"/>
        </w:rPr>
      </w:pPr>
    </w:p>
    <w:p w:rsidR="004130DF" w:rsidRPr="00191070" w:rsidRDefault="004130DF" w:rsidP="00B55342">
      <w:pPr>
        <w:pStyle w:val="Ttulo4"/>
        <w:spacing w:line="360" w:lineRule="auto"/>
        <w:jc w:val="both"/>
        <w:rPr>
          <w:rFonts w:ascii="Arial" w:hAnsi="Arial" w:cs="Arial"/>
          <w:color w:val="000000" w:themeColor="text1"/>
          <w:szCs w:val="24"/>
          <w:lang w:val="es-ES"/>
        </w:rPr>
      </w:pPr>
      <w:r w:rsidRPr="00191070">
        <w:rPr>
          <w:rStyle w:val="Textoennegrita"/>
          <w:rFonts w:ascii="Arial" w:hAnsi="Arial" w:cs="Arial"/>
          <w:bCs w:val="0"/>
          <w:color w:val="000000" w:themeColor="text1"/>
          <w:szCs w:val="24"/>
          <w:lang w:val="es-ES"/>
        </w:rPr>
        <w:t>1.4.5 Lenguaje de programación</w:t>
      </w:r>
    </w:p>
    <w:p w:rsidR="004130DF" w:rsidRPr="00191070" w:rsidRDefault="004130DF" w:rsidP="00B55342">
      <w:pPr>
        <w:pStyle w:val="NormalWeb"/>
        <w:spacing w:line="360" w:lineRule="auto"/>
        <w:jc w:val="both"/>
        <w:rPr>
          <w:rFonts w:cs="Arial"/>
          <w:color w:val="000000" w:themeColor="text1"/>
          <w:lang w:val="es-ES"/>
        </w:rPr>
      </w:pPr>
      <w:r w:rsidRPr="00191070">
        <w:rPr>
          <w:rFonts w:cs="Arial"/>
          <w:color w:val="000000" w:themeColor="text1"/>
          <w:lang w:val="es-ES"/>
        </w:rPr>
        <w:t xml:space="preserve">El sistema fue implementado utilizando </w:t>
      </w:r>
      <w:r w:rsidRPr="00191070">
        <w:rPr>
          <w:rStyle w:val="Textoennegrita"/>
          <w:rFonts w:cs="Arial"/>
          <w:b w:val="0"/>
          <w:color w:val="000000" w:themeColor="text1"/>
          <w:lang w:val="es-ES"/>
        </w:rPr>
        <w:t>Python 3.12</w:t>
      </w:r>
      <w:r w:rsidRPr="00191070">
        <w:rPr>
          <w:rFonts w:cs="Arial"/>
          <w:color w:val="000000" w:themeColor="text1"/>
          <w:lang w:val="es-ES"/>
        </w:rPr>
        <w:t xml:space="preserve"> como lenguaje principal, aprovechando su sintaxis legible, amplia comunidad y ecosistema de librerías orientadas al desarrollo web.</w:t>
      </w:r>
      <w:r w:rsidRPr="00191070">
        <w:rPr>
          <w:rFonts w:cs="Arial"/>
          <w:color w:val="000000" w:themeColor="text1"/>
          <w:lang w:val="es-ES"/>
        </w:rPr>
        <w:br/>
        <w:t xml:space="preserve">En el lado del cliente, se utilizó </w:t>
      </w:r>
      <w:r w:rsidRPr="00191070">
        <w:rPr>
          <w:rStyle w:val="Textoennegrita"/>
          <w:rFonts w:cs="Arial"/>
          <w:b w:val="0"/>
          <w:color w:val="000000" w:themeColor="text1"/>
          <w:lang w:val="es-ES"/>
        </w:rPr>
        <w:t>JavaScript ES2023</w:t>
      </w:r>
      <w:r w:rsidRPr="00191070">
        <w:rPr>
          <w:rFonts w:cs="Arial"/>
          <w:color w:val="000000" w:themeColor="text1"/>
          <w:lang w:val="es-ES"/>
        </w:rPr>
        <w:t xml:space="preserve"> para la creación de interfaces interactivas y la validación dinámica de formularios, garantizando una experiencia de usuario fluida y moderna.</w:t>
      </w:r>
    </w:p>
    <w:p w:rsidR="004130DF" w:rsidRPr="00191070" w:rsidRDefault="004130DF" w:rsidP="00B55342">
      <w:pPr>
        <w:spacing w:line="360" w:lineRule="auto"/>
        <w:jc w:val="both"/>
        <w:rPr>
          <w:rFonts w:cs="Arial"/>
          <w:color w:val="000000" w:themeColor="text1"/>
          <w:szCs w:val="24"/>
          <w:lang w:val="es-ES"/>
        </w:rPr>
      </w:pPr>
    </w:p>
    <w:p w:rsidR="004130DF" w:rsidRPr="00191070" w:rsidRDefault="004130DF" w:rsidP="00B55342">
      <w:pPr>
        <w:pStyle w:val="Ttulo4"/>
        <w:spacing w:line="360" w:lineRule="auto"/>
        <w:jc w:val="both"/>
        <w:rPr>
          <w:rFonts w:ascii="Arial" w:hAnsi="Arial" w:cs="Arial"/>
          <w:color w:val="000000" w:themeColor="text1"/>
          <w:szCs w:val="24"/>
          <w:lang w:val="es-ES"/>
        </w:rPr>
      </w:pPr>
      <w:r w:rsidRPr="00191070">
        <w:rPr>
          <w:rStyle w:val="Textoennegrita"/>
          <w:rFonts w:ascii="Arial" w:hAnsi="Arial" w:cs="Arial"/>
          <w:bCs w:val="0"/>
          <w:color w:val="000000" w:themeColor="text1"/>
          <w:szCs w:val="24"/>
          <w:lang w:val="es-ES"/>
        </w:rPr>
        <w:t>1.4.6 Gestor de base de datos</w:t>
      </w:r>
    </w:p>
    <w:p w:rsidR="004130DF" w:rsidRPr="00191070" w:rsidRDefault="004130DF" w:rsidP="00B55342">
      <w:pPr>
        <w:pStyle w:val="NormalWeb"/>
        <w:spacing w:line="360" w:lineRule="auto"/>
        <w:jc w:val="both"/>
        <w:rPr>
          <w:rFonts w:cs="Arial"/>
          <w:color w:val="000000" w:themeColor="text1"/>
          <w:lang w:val="es-ES"/>
        </w:rPr>
      </w:pPr>
      <w:r w:rsidRPr="00191070">
        <w:rPr>
          <w:rFonts w:cs="Arial"/>
          <w:color w:val="000000" w:themeColor="text1"/>
          <w:lang w:val="es-ES"/>
        </w:rPr>
        <w:t xml:space="preserve">Se seleccionó </w:t>
      </w:r>
      <w:proofErr w:type="spellStart"/>
      <w:r w:rsidRPr="00191070">
        <w:rPr>
          <w:rStyle w:val="Textoennegrita"/>
          <w:rFonts w:cs="Arial"/>
          <w:b w:val="0"/>
          <w:color w:val="000000" w:themeColor="text1"/>
          <w:lang w:val="es-ES"/>
        </w:rPr>
        <w:t>PostgreSQL</w:t>
      </w:r>
      <w:proofErr w:type="spellEnd"/>
      <w:r w:rsidRPr="00191070">
        <w:rPr>
          <w:rStyle w:val="Textoennegrita"/>
          <w:rFonts w:cs="Arial"/>
          <w:b w:val="0"/>
          <w:color w:val="000000" w:themeColor="text1"/>
          <w:lang w:val="es-ES"/>
        </w:rPr>
        <w:t xml:space="preserve"> 16</w:t>
      </w:r>
      <w:r w:rsidRPr="00191070">
        <w:rPr>
          <w:rFonts w:cs="Arial"/>
          <w:color w:val="000000" w:themeColor="text1"/>
          <w:lang w:val="es-ES"/>
        </w:rPr>
        <w:t xml:space="preserve"> como sistema gestor de base de datos por su </w:t>
      </w:r>
      <w:r w:rsidRPr="00191070">
        <w:rPr>
          <w:rStyle w:val="Textoennegrita"/>
          <w:rFonts w:cs="Arial"/>
          <w:b w:val="0"/>
          <w:color w:val="000000" w:themeColor="text1"/>
          <w:lang w:val="es-ES"/>
        </w:rPr>
        <w:t>cumplimiento de las propiedades ACID</w:t>
      </w:r>
      <w:r w:rsidRPr="00191070">
        <w:rPr>
          <w:rFonts w:cs="Arial"/>
          <w:b/>
          <w:color w:val="000000" w:themeColor="text1"/>
          <w:lang w:val="es-ES"/>
        </w:rPr>
        <w:t xml:space="preserve">, </w:t>
      </w:r>
      <w:r w:rsidRPr="00191070">
        <w:rPr>
          <w:rStyle w:val="Textoennegrita"/>
          <w:rFonts w:cs="Arial"/>
          <w:b w:val="0"/>
          <w:color w:val="000000" w:themeColor="text1"/>
          <w:lang w:val="es-ES"/>
        </w:rPr>
        <w:t>soporte para tipos de datos JSON</w:t>
      </w:r>
      <w:r w:rsidRPr="00191070">
        <w:rPr>
          <w:rFonts w:cs="Arial"/>
          <w:b/>
          <w:color w:val="000000" w:themeColor="text1"/>
          <w:lang w:val="es-ES"/>
        </w:rPr>
        <w:t xml:space="preserve">, </w:t>
      </w:r>
      <w:r w:rsidRPr="00191070">
        <w:rPr>
          <w:rStyle w:val="Textoennegrita"/>
          <w:rFonts w:cs="Arial"/>
          <w:b w:val="0"/>
          <w:color w:val="000000" w:themeColor="text1"/>
          <w:lang w:val="es-ES"/>
        </w:rPr>
        <w:t>alto rendimiento</w:t>
      </w:r>
      <w:r w:rsidRPr="00191070">
        <w:rPr>
          <w:rFonts w:cs="Arial"/>
          <w:b/>
          <w:color w:val="000000" w:themeColor="text1"/>
          <w:lang w:val="es-ES"/>
        </w:rPr>
        <w:t xml:space="preserve"> y </w:t>
      </w:r>
      <w:r w:rsidRPr="00191070">
        <w:rPr>
          <w:rStyle w:val="Textoennegrita"/>
          <w:rFonts w:cs="Arial"/>
          <w:b w:val="0"/>
          <w:color w:val="000000" w:themeColor="text1"/>
          <w:lang w:val="es-ES"/>
        </w:rPr>
        <w:t>robustez en entornos transaccionales</w:t>
      </w:r>
      <w:r w:rsidRPr="00191070">
        <w:rPr>
          <w:rFonts w:cs="Arial"/>
          <w:color w:val="000000" w:themeColor="text1"/>
          <w:lang w:val="es-ES"/>
        </w:rPr>
        <w:t>.</w:t>
      </w:r>
      <w:r w:rsidRPr="00191070">
        <w:rPr>
          <w:rFonts w:cs="Arial"/>
          <w:color w:val="000000" w:themeColor="text1"/>
          <w:lang w:val="es-ES"/>
        </w:rPr>
        <w:br/>
        <w:t xml:space="preserve">El control y la administración del modelo de datos se realizaron mediante </w:t>
      </w:r>
      <w:proofErr w:type="spellStart"/>
      <w:r w:rsidRPr="00191070">
        <w:rPr>
          <w:rStyle w:val="Textoennegrita"/>
          <w:rFonts w:cs="Arial"/>
          <w:b w:val="0"/>
          <w:color w:val="000000" w:themeColor="text1"/>
          <w:lang w:val="es-ES"/>
        </w:rPr>
        <w:t>pgAdmin</w:t>
      </w:r>
      <w:proofErr w:type="spellEnd"/>
      <w:r w:rsidRPr="00191070">
        <w:rPr>
          <w:rStyle w:val="Textoennegrita"/>
          <w:rFonts w:cs="Arial"/>
          <w:color w:val="000000" w:themeColor="text1"/>
          <w:lang w:val="es-ES"/>
        </w:rPr>
        <w:t xml:space="preserve"> </w:t>
      </w:r>
      <w:r w:rsidRPr="00191070">
        <w:rPr>
          <w:rStyle w:val="Textoennegrita"/>
          <w:rFonts w:cs="Arial"/>
          <w:b w:val="0"/>
          <w:color w:val="000000" w:themeColor="text1"/>
          <w:lang w:val="es-ES"/>
        </w:rPr>
        <w:t>4</w:t>
      </w:r>
      <w:r w:rsidRPr="00191070">
        <w:rPr>
          <w:rFonts w:cs="Arial"/>
          <w:color w:val="000000" w:themeColor="text1"/>
          <w:lang w:val="es-ES"/>
        </w:rPr>
        <w:t>, que facilitó la</w:t>
      </w:r>
      <w:r w:rsidRPr="00191070">
        <w:rPr>
          <w:rFonts w:cs="Arial"/>
          <w:b/>
          <w:color w:val="000000" w:themeColor="text1"/>
          <w:lang w:val="es-ES"/>
        </w:rPr>
        <w:t xml:space="preserve"> </w:t>
      </w:r>
      <w:r w:rsidRPr="00191070">
        <w:rPr>
          <w:rStyle w:val="Textoennegrita"/>
          <w:rFonts w:cs="Arial"/>
          <w:b w:val="0"/>
          <w:color w:val="000000" w:themeColor="text1"/>
          <w:lang w:val="es-ES"/>
        </w:rPr>
        <w:t>creación, consulta y mantenimiento</w:t>
      </w:r>
      <w:r w:rsidRPr="00191070">
        <w:rPr>
          <w:rFonts w:cs="Arial"/>
          <w:color w:val="000000" w:themeColor="text1"/>
          <w:lang w:val="es-ES"/>
        </w:rPr>
        <w:t xml:space="preserve"> de las estructuras de datos que sustentan la aplicación.</w:t>
      </w:r>
    </w:p>
    <w:p w:rsidR="004130DF" w:rsidRPr="00191070" w:rsidRDefault="004130DF" w:rsidP="00B55342">
      <w:pPr>
        <w:spacing w:line="360" w:lineRule="auto"/>
        <w:jc w:val="both"/>
        <w:rPr>
          <w:rFonts w:cs="Arial"/>
          <w:color w:val="000000" w:themeColor="text1"/>
          <w:szCs w:val="24"/>
          <w:lang w:val="es-ES"/>
        </w:rPr>
      </w:pPr>
    </w:p>
    <w:p w:rsidR="007F5744" w:rsidRDefault="007F5744" w:rsidP="00B55342">
      <w:pPr>
        <w:pStyle w:val="Ttulo3"/>
        <w:spacing w:line="360" w:lineRule="auto"/>
        <w:jc w:val="both"/>
        <w:rPr>
          <w:rStyle w:val="Textoennegrita"/>
          <w:rFonts w:ascii="Arial" w:hAnsi="Arial" w:cs="Arial"/>
          <w:bCs w:val="0"/>
          <w:color w:val="000000" w:themeColor="text1"/>
          <w:sz w:val="28"/>
          <w:lang w:val="es-ES"/>
        </w:rPr>
      </w:pPr>
      <w:bookmarkStart w:id="14" w:name="_Toc213140311"/>
    </w:p>
    <w:p w:rsidR="00631169" w:rsidRPr="005458BF" w:rsidRDefault="004130DF" w:rsidP="00B55342">
      <w:pPr>
        <w:pStyle w:val="Ttulo3"/>
        <w:spacing w:line="360" w:lineRule="auto"/>
        <w:jc w:val="both"/>
        <w:rPr>
          <w:rFonts w:ascii="Arial" w:hAnsi="Arial" w:cs="Arial"/>
          <w:color w:val="000000" w:themeColor="text1"/>
          <w:sz w:val="28"/>
          <w:lang w:val="es-ES"/>
        </w:rPr>
      </w:pPr>
      <w:bookmarkStart w:id="15" w:name="_Toc216556279"/>
      <w:r w:rsidRPr="00191070">
        <w:rPr>
          <w:rStyle w:val="Textoennegrita"/>
          <w:rFonts w:ascii="Arial" w:hAnsi="Arial" w:cs="Arial"/>
          <w:bCs w:val="0"/>
          <w:color w:val="000000" w:themeColor="text1"/>
          <w:sz w:val="28"/>
          <w:lang w:val="es-ES"/>
        </w:rPr>
        <w:t>Conclusiones parciales</w:t>
      </w:r>
      <w:bookmarkEnd w:id="14"/>
      <w:bookmarkEnd w:id="15"/>
    </w:p>
    <w:p w:rsidR="00E40E6A" w:rsidRPr="00191070" w:rsidRDefault="00E40E6A" w:rsidP="00B55342">
      <w:pPr>
        <w:spacing w:line="360" w:lineRule="auto"/>
        <w:jc w:val="both"/>
        <w:rPr>
          <w:rFonts w:cs="Arial"/>
          <w:sz w:val="32"/>
          <w:szCs w:val="24"/>
          <w:highlight w:val="red"/>
          <w:lang w:val="es-ES"/>
        </w:rPr>
        <w:sectPr w:rsidR="00E40E6A" w:rsidRPr="00191070">
          <w:pgSz w:w="11906" w:h="16838"/>
          <w:pgMar w:top="1701" w:right="1134" w:bottom="1134" w:left="1701" w:header="720" w:footer="720" w:gutter="0"/>
          <w:cols w:space="720"/>
          <w:docGrid w:linePitch="360"/>
        </w:sectPr>
      </w:pPr>
      <w:r w:rsidRPr="00191070">
        <w:rPr>
          <w:rFonts w:cs="Arial"/>
          <w:lang w:val="es-ES"/>
        </w:rPr>
        <w:t xml:space="preserve">El estudio del estado del arte permitió identificar los principios conceptuales y tecnológicos que sustentan el desarrollo de sistemas de gestión comercial orientados a MIPYMES. El análisis de mercado evidenció la carencia de soluciones personalizadas que integren la automatización de pedidos, pagos y clientes mediante una interfaz ligera y adaptable al contexto local. La aplicación del modelo de </w:t>
      </w:r>
      <w:proofErr w:type="spellStart"/>
      <w:r w:rsidRPr="00191070">
        <w:rPr>
          <w:rFonts w:cs="Arial"/>
          <w:lang w:val="es-ES"/>
        </w:rPr>
        <w:t>Boehm</w:t>
      </w:r>
      <w:proofErr w:type="spellEnd"/>
      <w:r w:rsidRPr="00191070">
        <w:rPr>
          <w:rFonts w:cs="Arial"/>
          <w:lang w:val="es-ES"/>
        </w:rPr>
        <w:t xml:space="preserve"> y Turner justificó la adopción de la metodología Extreme </w:t>
      </w:r>
      <w:proofErr w:type="spellStart"/>
      <w:r w:rsidRPr="00191070">
        <w:rPr>
          <w:rFonts w:cs="Arial"/>
          <w:lang w:val="es-ES"/>
        </w:rPr>
        <w:t>Programming</w:t>
      </w:r>
      <w:proofErr w:type="spellEnd"/>
      <w:r w:rsidRPr="00191070">
        <w:rPr>
          <w:rFonts w:cs="Arial"/>
          <w:lang w:val="es-ES"/>
        </w:rPr>
        <w:t xml:space="preserve"> (XP) como el enfoque más adecuado para un equipo pequeño y con criticidad moderada, posibilitando un desarrollo incremental, iterativo y flexible. Asimismo, la selección de herramientas y tecnologías conformó un entorno moderno, seguro y escalable, sustentado en Django, Python, </w:t>
      </w:r>
      <w:proofErr w:type="spellStart"/>
      <w:r w:rsidRPr="00191070">
        <w:rPr>
          <w:rFonts w:cs="Arial"/>
          <w:lang w:val="es-ES"/>
        </w:rPr>
        <w:t>PostgreSQL</w:t>
      </w:r>
      <w:proofErr w:type="spellEnd"/>
      <w:r w:rsidRPr="00191070">
        <w:rPr>
          <w:rFonts w:cs="Arial"/>
          <w:lang w:val="es-ES"/>
        </w:rPr>
        <w:t xml:space="preserve"> y JavaScript, garantizando la integridad de los datos, la mantenibilidad del sistema y su adaptabilidad futura. En conjunto, este capítulo establece los fundamentos técnicos y metodológicos que servirán de base para el diseño y la implementación del sistema, en coherencia con las mejores prácticas de la ingeniería de software aplicada a entornos empresariales.</w:t>
      </w:r>
    </w:p>
    <w:p w:rsidR="0018539E" w:rsidRPr="00191070" w:rsidRDefault="0018539E" w:rsidP="00B55342">
      <w:pPr>
        <w:pStyle w:val="Ttulo2"/>
        <w:numPr>
          <w:ilvl w:val="0"/>
          <w:numId w:val="0"/>
        </w:numPr>
        <w:spacing w:line="360" w:lineRule="auto"/>
        <w:jc w:val="both"/>
        <w:rPr>
          <w:rFonts w:ascii="Arial" w:hAnsi="Arial" w:cs="Arial"/>
          <w:color w:val="000000" w:themeColor="text1"/>
          <w:szCs w:val="24"/>
          <w:lang w:val="es-ES"/>
        </w:rPr>
      </w:pPr>
      <w:bookmarkStart w:id="16" w:name="_Toc213140312"/>
      <w:bookmarkStart w:id="17" w:name="_Toc216556280"/>
      <w:r w:rsidRPr="00191070">
        <w:rPr>
          <w:rFonts w:ascii="Arial" w:hAnsi="Arial" w:cs="Arial"/>
          <w:color w:val="000000" w:themeColor="text1"/>
          <w:szCs w:val="24"/>
          <w:lang w:val="es-ES"/>
        </w:rPr>
        <w:lastRenderedPageBreak/>
        <w:t>Capítulo II. Modelado del Contexto</w:t>
      </w:r>
      <w:bookmarkEnd w:id="16"/>
      <w:bookmarkEnd w:id="17"/>
    </w:p>
    <w:p w:rsidR="0018539E" w:rsidRPr="00191070" w:rsidRDefault="0018539E" w:rsidP="00B55342">
      <w:pPr>
        <w:pStyle w:val="Ttulo3"/>
        <w:spacing w:line="360" w:lineRule="auto"/>
        <w:jc w:val="both"/>
        <w:rPr>
          <w:rFonts w:ascii="Arial" w:hAnsi="Arial" w:cs="Arial"/>
          <w:b/>
          <w:color w:val="000000" w:themeColor="text1"/>
          <w:lang w:val="es-ES"/>
        </w:rPr>
      </w:pPr>
      <w:bookmarkStart w:id="18" w:name="_Toc213140313"/>
      <w:bookmarkStart w:id="19" w:name="_Toc216556281"/>
      <w:r w:rsidRPr="00191070">
        <w:rPr>
          <w:rFonts w:ascii="Arial" w:hAnsi="Arial" w:cs="Arial"/>
          <w:b/>
          <w:color w:val="000000" w:themeColor="text1"/>
          <w:lang w:val="es-ES"/>
        </w:rPr>
        <w:t>Introducción</w:t>
      </w:r>
      <w:bookmarkEnd w:id="18"/>
      <w:bookmarkEnd w:id="19"/>
    </w:p>
    <w:p w:rsidR="0018539E" w:rsidRPr="00191070" w:rsidRDefault="0018539E" w:rsidP="00B55342">
      <w:pPr>
        <w:pStyle w:val="NormalWeb"/>
        <w:spacing w:line="360" w:lineRule="auto"/>
        <w:jc w:val="both"/>
        <w:rPr>
          <w:rFonts w:cs="Arial"/>
          <w:color w:val="000000" w:themeColor="text1"/>
          <w:lang w:val="es-ES"/>
        </w:rPr>
      </w:pPr>
      <w:r w:rsidRPr="00191070">
        <w:rPr>
          <w:rFonts w:cs="Arial"/>
          <w:color w:val="000000" w:themeColor="text1"/>
          <w:lang w:val="es-ES"/>
        </w:rPr>
        <w:t>El presente capítulo tiene como objetivo analizar el modelo de negocio actual de la MIPYME y proponer una solución informática que optimice sus procesos de gestión comercial. A través de técnicas de modelado empresarial, se caracteriza el sistema existente, identificando sus reglas de operación, actores involucrados y flujos de trabajo.</w:t>
      </w:r>
      <w:r w:rsidRPr="00191070">
        <w:rPr>
          <w:rFonts w:cs="Arial"/>
          <w:color w:val="000000" w:themeColor="text1"/>
          <w:lang w:val="es-ES"/>
        </w:rPr>
        <w:br/>
        <w:t>Posteriormente, se establece el modelo mejorado que sustenta el desarrollo del sistema de gestión, especificando los nuevos procesos, roles y reglas de negocio que permitirán superar las limitaciones actuales.</w:t>
      </w:r>
      <w:r w:rsidRPr="00191070">
        <w:rPr>
          <w:rFonts w:cs="Arial"/>
          <w:color w:val="000000" w:themeColor="text1"/>
          <w:lang w:val="es-ES"/>
        </w:rPr>
        <w:br/>
        <w:t>La metodología de análisis se apoya en diagramas UML y especificaciones estructuradas, garantizando una transición coherente entre el contexto operativo de la empresa y la propuesta tecnológica desarrollada.</w:t>
      </w:r>
    </w:p>
    <w:p w:rsidR="009144E9" w:rsidRPr="00191070" w:rsidRDefault="009144E9" w:rsidP="00B55342">
      <w:pPr>
        <w:pStyle w:val="Ttulo3"/>
        <w:spacing w:line="360" w:lineRule="auto"/>
        <w:jc w:val="both"/>
        <w:rPr>
          <w:rFonts w:ascii="Arial" w:eastAsia="Times New Roman" w:hAnsi="Arial" w:cs="Arial"/>
          <w:b/>
          <w:lang w:val="es-ES" w:eastAsia="en-US"/>
        </w:rPr>
      </w:pPr>
      <w:bookmarkStart w:id="20" w:name="_Toc216556282"/>
      <w:r w:rsidRPr="00191070">
        <w:rPr>
          <w:rFonts w:ascii="Arial" w:hAnsi="Arial" w:cs="Arial"/>
          <w:b/>
          <w:color w:val="auto"/>
          <w:lang w:val="es-ES"/>
        </w:rPr>
        <w:t>2.1 Técnicas de recopilación de información</w:t>
      </w:r>
      <w:bookmarkEnd w:id="20"/>
    </w:p>
    <w:p w:rsidR="009144E9" w:rsidRPr="00191070" w:rsidRDefault="009144E9" w:rsidP="00B55342">
      <w:pPr>
        <w:pStyle w:val="NormalWeb"/>
        <w:spacing w:line="360" w:lineRule="auto"/>
        <w:jc w:val="both"/>
        <w:rPr>
          <w:rFonts w:cs="Arial"/>
          <w:lang w:val="es-ES"/>
        </w:rPr>
      </w:pPr>
      <w:r w:rsidRPr="00191070">
        <w:rPr>
          <w:rFonts w:cs="Arial"/>
          <w:lang w:val="es-ES"/>
        </w:rPr>
        <w:t xml:space="preserve">Para la obtención de información se emplearon diversas técnicas cualitativas orientadas a comprender la dinámica del negocio y los procesos vinculados a la gestión comercial. En primer lugar, se desarrolló una sesión de lluvia de ideas entre los integrantes del equipo, con el propósito de identificar las principales dificultades en la administración de pedidos, pagos y clientes, así como las oportunidades de mejora en la organización de la información. Posteriormente, se realizaron entrevistas semiestructuradas que permitieron profundizar en el flujo actual de trabajo, detectar ineficiencias en la comunicación interna y conocer las percepciones de los participantes sobre el desempeño de las actividades comerciales. De forma complementaria, se aplicó la observación directa durante la ejecución de las tareas operativas, lo que permitió evidenciar la dependencia de procesos manuales y la falta de centralización en el manejo de datos. Finalmente, se efectuó un análisis documental de registros y documentos internos relacionados con pedidos, facturación y pagos, con el fin de evaluar la trazabilidad, consistencia y disponibilidad de la información existente. La aplicación de estas técnicas permitió obtener una </w:t>
      </w:r>
      <w:r w:rsidRPr="00191070">
        <w:rPr>
          <w:rFonts w:cs="Arial"/>
          <w:lang w:val="es-ES"/>
        </w:rPr>
        <w:lastRenderedPageBreak/>
        <w:t xml:space="preserve">comprensión integral del contexto operativo y definir las principales necesidades y oportunidades de </w:t>
      </w:r>
      <w:r w:rsidR="005458BF">
        <w:rPr>
          <w:rFonts w:cs="Arial"/>
          <w:lang w:val="es-ES"/>
        </w:rPr>
        <w:t>mejora en la gestión comercial.</w:t>
      </w:r>
    </w:p>
    <w:p w:rsidR="00A06C85" w:rsidRPr="00191070" w:rsidRDefault="00A06C85" w:rsidP="00B55342">
      <w:pPr>
        <w:pStyle w:val="Ttulo3"/>
        <w:spacing w:line="360" w:lineRule="auto"/>
        <w:jc w:val="both"/>
        <w:rPr>
          <w:rFonts w:ascii="Arial" w:eastAsia="Times New Roman" w:hAnsi="Arial" w:cs="Arial"/>
          <w:b/>
          <w:color w:val="auto"/>
          <w:lang w:val="es-ES" w:eastAsia="en-US"/>
        </w:rPr>
      </w:pPr>
      <w:bookmarkStart w:id="21" w:name="_Toc216556283"/>
      <w:r w:rsidRPr="00191070">
        <w:rPr>
          <w:rFonts w:ascii="Arial" w:hAnsi="Arial" w:cs="Arial"/>
          <w:b/>
          <w:color w:val="auto"/>
          <w:lang w:val="es-ES"/>
        </w:rPr>
        <w:t>2.2 Fuentes de obtención de requisitos</w:t>
      </w:r>
      <w:bookmarkEnd w:id="21"/>
    </w:p>
    <w:p w:rsidR="009144E9" w:rsidRPr="00191070" w:rsidRDefault="005D427F" w:rsidP="00B55342">
      <w:pPr>
        <w:pStyle w:val="NormalWeb"/>
        <w:spacing w:line="360" w:lineRule="auto"/>
        <w:jc w:val="both"/>
        <w:rPr>
          <w:rFonts w:cs="Arial"/>
          <w:lang w:val="es-ES"/>
        </w:rPr>
      </w:pPr>
      <w:r w:rsidRPr="00191070">
        <w:rPr>
          <w:rFonts w:cs="Arial"/>
          <w:lang w:val="es-ES"/>
        </w:rPr>
        <w:t xml:space="preserve">En el proceso de obtención de requisitos, es fundamental identificar las diversas fuentes de información que permiten definir con precisión las necesidades del sistema. Entre estas fuentes se consideran las metas del negocio, los </w:t>
      </w:r>
      <w:proofErr w:type="spellStart"/>
      <w:r w:rsidRPr="00191070">
        <w:rPr>
          <w:rFonts w:cs="Arial"/>
          <w:lang w:val="es-ES"/>
        </w:rPr>
        <w:t>stakeholders</w:t>
      </w:r>
      <w:proofErr w:type="spellEnd"/>
      <w:r w:rsidRPr="00191070">
        <w:rPr>
          <w:rFonts w:cs="Arial"/>
          <w:lang w:val="es-ES"/>
        </w:rPr>
        <w:t xml:space="preserve"> o interesados, el conocimiento del dominio, el entorno operacional y el entorno organizacional, cada una aportando perspectivas complementarias. Las metas u objetivos del negocio permiten identificar los resultados específicos que el sistema debe apoyar o mejorar, como reducir el tiempo de atención al cliente, optimizar la gestión de inventario o incrementar la eficiencia de los procesos de pago; para obtener esta información se analizaron planes estratégicos, informes de gestión y objetivos de mejora definidos por la dirección, lo que facilitó priorizar los requisitos y asegurar que estuvieran alineados con las necesidades reales de la organización. Los </w:t>
      </w:r>
      <w:proofErr w:type="spellStart"/>
      <w:r w:rsidRPr="00191070">
        <w:rPr>
          <w:rFonts w:cs="Arial"/>
          <w:lang w:val="es-ES"/>
        </w:rPr>
        <w:t>stakeholders</w:t>
      </w:r>
      <w:proofErr w:type="spellEnd"/>
      <w:r w:rsidRPr="00191070">
        <w:rPr>
          <w:rFonts w:cs="Arial"/>
          <w:lang w:val="es-ES"/>
        </w:rPr>
        <w:t xml:space="preserve">, por su parte, incluyen a todas las personas o grupos con interés, responsabilidad o influencia sobre el sistema, y sus necesidades, expectativas y restricciones constituyen una fuente directa de requisitos; en este caso, se emplearon entrevistas, encuestas y talleres con usuarios finales, clientes, patrocinadores y personal operativo, asegurando así que se capturaran tanto los requerimientos funcionales como los no funcionales. El conocimiento del dominio aporta información sobre los procesos, reglas de negocio y prácticas del sector, permitiendo comprender cómo debe comportarse el sistema y qué restricciones deben considerarse; este conocimiento se obtuvo mediante la revisión de manuales, normativas de la industria, documentación interna y reuniones con expertos del área, garantizando que los requisitos reflejaran las realidades del negocio. Además, el entorno operacional considera las condiciones físicas, técnicas y ambientales en las que funcionará el sistema, incluyendo factores como ubicación, conectividad, dispositivos y equipos de soporte; se recopiló mediante inspecciones de campo, análisis de infraestructura tecnológica y reuniones con el personal operativo, con el fin de definir las restricciones y necesidades técnicas críticas. Finalmente, el entorno organizacional abarca la cultura, estructura, procesos </w:t>
      </w:r>
      <w:r w:rsidRPr="00191070">
        <w:rPr>
          <w:rFonts w:cs="Arial"/>
          <w:lang w:val="es-ES"/>
        </w:rPr>
        <w:lastRenderedPageBreak/>
        <w:t>internos y normas de la empresa, como jerarquías, protocolos y políticas de seguridad, que influyen directamente en la viabilidad y adaptación del sistema; para capturar esta información se realizaron entrevistas con líderes de área, revisión de manuales organizacionales y análisis de los procesos existentes, asegurando que los requisitos se ajustaran a las prácticas y políticas internas de la organización.</w:t>
      </w:r>
    </w:p>
    <w:p w:rsidR="0018539E" w:rsidRPr="00191070" w:rsidRDefault="005458BF" w:rsidP="00B55342">
      <w:pPr>
        <w:tabs>
          <w:tab w:val="left" w:pos="7307"/>
        </w:tabs>
        <w:spacing w:line="360" w:lineRule="auto"/>
        <w:jc w:val="both"/>
        <w:rPr>
          <w:rFonts w:cs="Arial"/>
          <w:color w:val="000000" w:themeColor="text1"/>
          <w:szCs w:val="24"/>
          <w:lang w:val="es-ES"/>
        </w:rPr>
      </w:pPr>
      <w:r>
        <w:rPr>
          <w:rFonts w:cs="Arial"/>
          <w:color w:val="000000" w:themeColor="text1"/>
          <w:szCs w:val="24"/>
          <w:lang w:val="es-ES"/>
        </w:rPr>
        <w:tab/>
      </w:r>
    </w:p>
    <w:p w:rsidR="00342082" w:rsidRPr="00191070" w:rsidRDefault="00A06C85" w:rsidP="00B55342">
      <w:pPr>
        <w:pStyle w:val="Ttulo2"/>
        <w:numPr>
          <w:ilvl w:val="1"/>
          <w:numId w:val="0"/>
        </w:numPr>
        <w:spacing w:line="360" w:lineRule="auto"/>
        <w:jc w:val="both"/>
        <w:rPr>
          <w:rFonts w:ascii="Arial" w:hAnsi="Arial" w:cs="Arial"/>
          <w:iCs w:val="0"/>
          <w:sz w:val="24"/>
          <w:szCs w:val="24"/>
          <w:lang w:val="es-ES"/>
        </w:rPr>
      </w:pPr>
      <w:bookmarkStart w:id="22" w:name="_Toc213140316"/>
      <w:bookmarkStart w:id="23" w:name="_Toc216556284"/>
      <w:r w:rsidRPr="00191070">
        <w:rPr>
          <w:rFonts w:ascii="Arial" w:hAnsi="Arial" w:cs="Arial"/>
          <w:iCs w:val="0"/>
          <w:sz w:val="24"/>
          <w:szCs w:val="24"/>
          <w:lang w:val="es-ES"/>
        </w:rPr>
        <w:t>2.</w:t>
      </w:r>
      <w:r w:rsidR="00D25336" w:rsidRPr="00191070">
        <w:rPr>
          <w:rFonts w:ascii="Arial" w:hAnsi="Arial" w:cs="Arial"/>
          <w:iCs w:val="0"/>
          <w:sz w:val="24"/>
          <w:szCs w:val="24"/>
          <w:lang w:val="es-ES"/>
        </w:rPr>
        <w:t>3</w:t>
      </w:r>
      <w:r w:rsidR="00342082" w:rsidRPr="00191070">
        <w:rPr>
          <w:rFonts w:ascii="Arial" w:hAnsi="Arial" w:cs="Arial"/>
          <w:iCs w:val="0"/>
          <w:sz w:val="24"/>
          <w:szCs w:val="24"/>
          <w:lang w:val="es-ES"/>
        </w:rPr>
        <w:t xml:space="preserve"> Modelo Conceptual</w:t>
      </w:r>
      <w:bookmarkEnd w:id="22"/>
      <w:bookmarkEnd w:id="23"/>
      <w:r w:rsidR="00342082" w:rsidRPr="00191070">
        <w:rPr>
          <w:rFonts w:ascii="Arial" w:hAnsi="Arial" w:cs="Arial"/>
          <w:iCs w:val="0"/>
          <w:sz w:val="24"/>
          <w:szCs w:val="24"/>
          <w:lang w:val="es-ES"/>
        </w:rPr>
        <w:t xml:space="preserve"> </w:t>
      </w:r>
    </w:p>
    <w:p w:rsidR="00631169" w:rsidRPr="00191070" w:rsidRDefault="008202A4" w:rsidP="00B55342">
      <w:pPr>
        <w:spacing w:line="360" w:lineRule="auto"/>
        <w:jc w:val="both"/>
        <w:rPr>
          <w:rFonts w:cs="Arial"/>
          <w:color w:val="000000" w:themeColor="text1"/>
          <w:szCs w:val="24"/>
          <w:lang w:val="es-ES"/>
        </w:rPr>
      </w:pPr>
      <w:r>
        <w:rPr>
          <w:rFonts w:cs="Arial"/>
          <w:noProof/>
          <w:color w:val="000000" w:themeColor="text1"/>
          <w:szCs w:val="24"/>
          <w:lang w:eastAsia="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63.5pt;height:289.25pt">
            <v:imagedata r:id="rId11" o:title="Sin título"/>
          </v:shape>
        </w:pict>
      </w:r>
    </w:p>
    <w:p w:rsidR="00631169" w:rsidRPr="00191070" w:rsidRDefault="00631169" w:rsidP="00B55342">
      <w:pPr>
        <w:spacing w:line="360" w:lineRule="auto"/>
        <w:jc w:val="both"/>
        <w:rPr>
          <w:rFonts w:cs="Arial"/>
          <w:szCs w:val="24"/>
          <w:highlight w:val="red"/>
          <w:lang w:val="es-ES"/>
        </w:rPr>
      </w:pPr>
    </w:p>
    <w:p w:rsidR="00631169" w:rsidRPr="00191070" w:rsidRDefault="00631169" w:rsidP="00B55342">
      <w:pPr>
        <w:spacing w:line="360" w:lineRule="auto"/>
        <w:jc w:val="both"/>
        <w:rPr>
          <w:rFonts w:cs="Arial"/>
          <w:b/>
          <w:bCs/>
          <w:sz w:val="28"/>
          <w:szCs w:val="28"/>
          <w:highlight w:val="red"/>
          <w:lang w:val="es-ES"/>
        </w:rPr>
      </w:pPr>
    </w:p>
    <w:p w:rsidR="007B7BAA" w:rsidRPr="00191070" w:rsidRDefault="007B7BAA" w:rsidP="00B55342">
      <w:pPr>
        <w:spacing w:before="100" w:beforeAutospacing="1" w:after="100" w:afterAutospacing="1" w:line="360" w:lineRule="auto"/>
        <w:jc w:val="both"/>
        <w:rPr>
          <w:rFonts w:eastAsia="Times New Roman" w:cs="Arial"/>
          <w:szCs w:val="24"/>
          <w:lang w:val="es-ES" w:eastAsia="en-US"/>
        </w:rPr>
      </w:pPr>
      <w:r w:rsidRPr="00191070">
        <w:rPr>
          <w:rFonts w:eastAsia="Times New Roman" w:cs="Arial"/>
          <w:szCs w:val="24"/>
          <w:lang w:val="es-ES" w:eastAsia="en-US"/>
        </w:rPr>
        <w:t xml:space="preserve">El modelo conceptual representa las principales entidades y relaciones que intervienen en la gestión comercial del negocio, abarcando desde la atención al cliente hasta el control administrativo de pagos y devoluciones. En este modelo, el proceso inicia con el cliente, quien realiza pedidos de productos. Cada pedido puede estar compuesto por uno o varios productos y constituye el punto de partida del ciclo </w:t>
      </w:r>
      <w:r w:rsidRPr="00191070">
        <w:rPr>
          <w:rFonts w:eastAsia="Times New Roman" w:cs="Arial"/>
          <w:szCs w:val="24"/>
          <w:lang w:val="es-ES" w:eastAsia="en-US"/>
        </w:rPr>
        <w:lastRenderedPageBreak/>
        <w:t>comercial. El cliente también puede realizar devoluciones de un pedido; en caso de que se devuelva solo una parte, el pedido se modifica para reflejar la cantidad restante.</w:t>
      </w:r>
    </w:p>
    <w:p w:rsidR="007B7BAA" w:rsidRPr="00191070" w:rsidRDefault="007B7BAA" w:rsidP="00B55342">
      <w:pPr>
        <w:spacing w:before="100" w:beforeAutospacing="1" w:after="100" w:afterAutospacing="1" w:line="360" w:lineRule="auto"/>
        <w:jc w:val="both"/>
        <w:rPr>
          <w:rFonts w:eastAsia="Times New Roman" w:cs="Arial"/>
          <w:szCs w:val="24"/>
          <w:lang w:val="es-ES" w:eastAsia="en-US"/>
        </w:rPr>
      </w:pPr>
      <w:r w:rsidRPr="00191070">
        <w:rPr>
          <w:rFonts w:eastAsia="Times New Roman" w:cs="Arial"/>
          <w:szCs w:val="24"/>
          <w:lang w:val="es-ES" w:eastAsia="en-US"/>
        </w:rPr>
        <w:t>El cliente es atendido por un vendedor, responsable de gestionar las ventas correspondientes a los pedidos. Cada venta puede implicar uno o varios pagos, dependiendo del valor total del pedido. El supervisor cumple la función de vigilar el desempeño del vendedor y supervisar el avance de las ventas, asegurando el cumplimiento de los procedimientos establecidos.</w:t>
      </w:r>
    </w:p>
    <w:p w:rsidR="007B7BAA" w:rsidRPr="00191070" w:rsidRDefault="007B7BAA" w:rsidP="00B55342">
      <w:pPr>
        <w:spacing w:before="100" w:beforeAutospacing="1" w:after="100" w:afterAutospacing="1" w:line="360" w:lineRule="auto"/>
        <w:jc w:val="both"/>
        <w:rPr>
          <w:rFonts w:eastAsia="Times New Roman" w:cs="Arial"/>
          <w:szCs w:val="24"/>
          <w:lang w:val="es-ES" w:eastAsia="en-US"/>
        </w:rPr>
      </w:pPr>
      <w:r w:rsidRPr="00191070">
        <w:rPr>
          <w:rFonts w:eastAsia="Times New Roman" w:cs="Arial"/>
          <w:szCs w:val="24"/>
          <w:lang w:val="es-ES" w:eastAsia="en-US"/>
        </w:rPr>
        <w:t>Cuando un vendedor concreta una venta, registra la información asociada, como la fecha y el responsable de la operación. Estos datos se almacenan en un historial controlado por el administrador, quien también tiene a su cargo la verificación y control de los pagos. Los pagos generan información complementaria que se guarda en el historial junto con los detalles de la venta y, ad</w:t>
      </w:r>
      <w:r w:rsidR="007F5744">
        <w:rPr>
          <w:rFonts w:eastAsia="Times New Roman" w:cs="Arial"/>
          <w:szCs w:val="24"/>
          <w:lang w:val="es-ES" w:eastAsia="en-US"/>
        </w:rPr>
        <w:t>emás, cada pago genera una factura</w:t>
      </w:r>
      <w:r w:rsidRPr="00191070">
        <w:rPr>
          <w:rFonts w:eastAsia="Times New Roman" w:cs="Arial"/>
          <w:szCs w:val="24"/>
          <w:lang w:val="es-ES" w:eastAsia="en-US"/>
        </w:rPr>
        <w:t xml:space="preserve"> que respalda formalmente la transacción.</w:t>
      </w:r>
    </w:p>
    <w:p w:rsidR="007B7BAA" w:rsidRPr="00191070" w:rsidRDefault="007B7BAA" w:rsidP="00B55342">
      <w:pPr>
        <w:spacing w:before="100" w:beforeAutospacing="1" w:after="100" w:afterAutospacing="1" w:line="360" w:lineRule="auto"/>
        <w:jc w:val="both"/>
        <w:rPr>
          <w:rFonts w:eastAsia="Times New Roman" w:cs="Arial"/>
          <w:szCs w:val="24"/>
          <w:lang w:val="es-ES" w:eastAsia="en-US"/>
        </w:rPr>
      </w:pPr>
      <w:r w:rsidRPr="00191070">
        <w:rPr>
          <w:rFonts w:eastAsia="Times New Roman" w:cs="Arial"/>
          <w:szCs w:val="24"/>
          <w:lang w:val="es-ES" w:eastAsia="en-US"/>
        </w:rPr>
        <w:t>Asimismo, las devoluciones generan registros que se documentan en el historial, permitiendo mantener un control actualizado de las operaciones. Los productos son administrados exclusivamente por el administrador, quien gestiona su disponibilidad, actualiza los movimientos relacionados con ventas o devoluciones y vela por la coherencia de la información registrada en el sistema comercial.</w:t>
      </w:r>
    </w:p>
    <w:p w:rsidR="007B7BAA" w:rsidRPr="00191070" w:rsidRDefault="007B7BAA" w:rsidP="00B55342">
      <w:pPr>
        <w:spacing w:before="100" w:beforeAutospacing="1" w:after="100" w:afterAutospacing="1" w:line="360" w:lineRule="auto"/>
        <w:jc w:val="both"/>
        <w:rPr>
          <w:rFonts w:eastAsia="Times New Roman" w:cs="Arial"/>
          <w:szCs w:val="24"/>
          <w:lang w:val="es-ES" w:eastAsia="en-US"/>
        </w:rPr>
      </w:pPr>
      <w:r w:rsidRPr="00191070">
        <w:rPr>
          <w:rFonts w:eastAsia="Times New Roman" w:cs="Arial"/>
          <w:szCs w:val="24"/>
          <w:lang w:val="es-ES" w:eastAsia="en-US"/>
        </w:rPr>
        <w:t>En conjunto, el modelo refleja una estructura organizada que permite comprender de manera integral el flujo de información y la interacción entre los distintos actores del negocio, asegurando el control y seguimiento de las operaciones en todas las etapas del proceso comercial.</w:t>
      </w:r>
    </w:p>
    <w:p w:rsidR="00D25336" w:rsidRPr="00191070" w:rsidRDefault="00D25336" w:rsidP="00B55342">
      <w:pPr>
        <w:pStyle w:val="Ttulo3"/>
        <w:spacing w:line="360" w:lineRule="auto"/>
        <w:jc w:val="both"/>
        <w:rPr>
          <w:rFonts w:ascii="Arial" w:hAnsi="Arial" w:cs="Arial"/>
          <w:b/>
          <w:color w:val="000000" w:themeColor="text1"/>
          <w:lang w:val="es-ES"/>
        </w:rPr>
      </w:pPr>
      <w:bookmarkStart w:id="24" w:name="_Toc213140314"/>
      <w:bookmarkStart w:id="25" w:name="_Toc216556285"/>
      <w:r w:rsidRPr="00191070">
        <w:rPr>
          <w:rFonts w:ascii="Arial" w:hAnsi="Arial" w:cs="Arial"/>
          <w:b/>
          <w:color w:val="000000" w:themeColor="text1"/>
          <w:lang w:val="es-ES"/>
        </w:rPr>
        <w:t>2.4 Reglas del negocio</w:t>
      </w:r>
      <w:bookmarkEnd w:id="24"/>
      <w:bookmarkEnd w:id="25"/>
    </w:p>
    <w:p w:rsidR="00D25336" w:rsidRPr="00191070" w:rsidRDefault="00D25336" w:rsidP="00B55342">
      <w:pPr>
        <w:pStyle w:val="NormalWeb"/>
        <w:spacing w:line="360" w:lineRule="auto"/>
        <w:jc w:val="both"/>
        <w:rPr>
          <w:rFonts w:cs="Arial"/>
          <w:color w:val="000000" w:themeColor="text1"/>
          <w:lang w:val="es-ES"/>
        </w:rPr>
      </w:pPr>
      <w:r w:rsidRPr="00191070">
        <w:rPr>
          <w:rFonts w:cs="Arial"/>
          <w:color w:val="000000" w:themeColor="text1"/>
          <w:lang w:val="es-ES"/>
        </w:rPr>
        <w:t>A continuación, se especifican las reglas que rigen el proceso actual de gestión comercial de la MIPYME: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5"/>
        <w:gridCol w:w="1812"/>
        <w:gridCol w:w="2406"/>
        <w:gridCol w:w="4428"/>
      </w:tblGrid>
      <w:tr w:rsidR="00D25336" w:rsidRPr="00191070" w:rsidTr="00DF317D">
        <w:trPr>
          <w:tblHeader/>
          <w:tblCellSpacing w:w="15" w:type="dxa"/>
        </w:trPr>
        <w:tc>
          <w:tcPr>
            <w:tcW w:w="0" w:type="auto"/>
            <w:vAlign w:val="center"/>
            <w:hideMark/>
          </w:tcPr>
          <w:p w:rsidR="00D25336" w:rsidRPr="00191070" w:rsidRDefault="00D25336" w:rsidP="00B55342">
            <w:pPr>
              <w:spacing w:line="360" w:lineRule="auto"/>
              <w:jc w:val="both"/>
              <w:rPr>
                <w:rFonts w:eastAsia="Times New Roman" w:cs="Arial"/>
                <w:b/>
                <w:bCs/>
                <w:szCs w:val="24"/>
                <w:lang w:eastAsia="en-US"/>
              </w:rPr>
            </w:pPr>
            <w:r w:rsidRPr="00191070">
              <w:rPr>
                <w:rFonts w:eastAsia="Times New Roman" w:cs="Arial"/>
                <w:b/>
                <w:bCs/>
                <w:szCs w:val="24"/>
                <w:lang w:eastAsia="en-US"/>
              </w:rPr>
              <w:lastRenderedPageBreak/>
              <w:t>No</w:t>
            </w:r>
          </w:p>
        </w:tc>
        <w:tc>
          <w:tcPr>
            <w:tcW w:w="0" w:type="auto"/>
            <w:vAlign w:val="center"/>
            <w:hideMark/>
          </w:tcPr>
          <w:p w:rsidR="00D25336" w:rsidRPr="00191070" w:rsidRDefault="00D25336" w:rsidP="00B55342">
            <w:pPr>
              <w:spacing w:line="360" w:lineRule="auto"/>
              <w:jc w:val="both"/>
              <w:rPr>
                <w:rFonts w:eastAsia="Times New Roman" w:cs="Arial"/>
                <w:b/>
                <w:bCs/>
                <w:szCs w:val="24"/>
                <w:lang w:eastAsia="en-US"/>
              </w:rPr>
            </w:pPr>
            <w:proofErr w:type="spellStart"/>
            <w:r w:rsidRPr="00191070">
              <w:rPr>
                <w:rFonts w:eastAsia="Times New Roman" w:cs="Arial"/>
                <w:b/>
                <w:bCs/>
                <w:szCs w:val="24"/>
                <w:lang w:eastAsia="en-US"/>
              </w:rPr>
              <w:t>Clasificación</w:t>
            </w:r>
            <w:proofErr w:type="spellEnd"/>
          </w:p>
        </w:tc>
        <w:tc>
          <w:tcPr>
            <w:tcW w:w="0" w:type="auto"/>
            <w:vAlign w:val="center"/>
            <w:hideMark/>
          </w:tcPr>
          <w:p w:rsidR="00D25336" w:rsidRPr="00191070" w:rsidRDefault="00D25336" w:rsidP="00B55342">
            <w:pPr>
              <w:spacing w:line="360" w:lineRule="auto"/>
              <w:jc w:val="both"/>
              <w:rPr>
                <w:rFonts w:eastAsia="Times New Roman" w:cs="Arial"/>
                <w:b/>
                <w:bCs/>
                <w:szCs w:val="24"/>
                <w:lang w:eastAsia="en-US"/>
              </w:rPr>
            </w:pPr>
            <w:r w:rsidRPr="00191070">
              <w:rPr>
                <w:rFonts w:eastAsia="Times New Roman" w:cs="Arial"/>
                <w:b/>
                <w:bCs/>
                <w:szCs w:val="24"/>
                <w:lang w:eastAsia="en-US"/>
              </w:rPr>
              <w:t>Nombre</w:t>
            </w:r>
          </w:p>
        </w:tc>
        <w:tc>
          <w:tcPr>
            <w:tcW w:w="0" w:type="auto"/>
            <w:vAlign w:val="center"/>
            <w:hideMark/>
          </w:tcPr>
          <w:p w:rsidR="00D25336" w:rsidRPr="00191070" w:rsidRDefault="00D25336" w:rsidP="00B55342">
            <w:pPr>
              <w:spacing w:line="360" w:lineRule="auto"/>
              <w:jc w:val="both"/>
              <w:rPr>
                <w:rFonts w:eastAsia="Times New Roman" w:cs="Arial"/>
                <w:b/>
                <w:bCs/>
                <w:szCs w:val="24"/>
                <w:lang w:eastAsia="en-US"/>
              </w:rPr>
            </w:pPr>
            <w:r w:rsidRPr="00191070">
              <w:rPr>
                <w:rFonts w:eastAsia="Times New Roman" w:cs="Arial"/>
                <w:b/>
                <w:bCs/>
                <w:szCs w:val="24"/>
                <w:lang w:eastAsia="en-US"/>
              </w:rPr>
              <w:t>Descripción</w:t>
            </w:r>
          </w:p>
        </w:tc>
      </w:tr>
      <w:tr w:rsidR="00D25336" w:rsidRPr="008202A4" w:rsidTr="00DF317D">
        <w:trPr>
          <w:tblCellSpacing w:w="15" w:type="dxa"/>
        </w:trPr>
        <w:tc>
          <w:tcPr>
            <w:tcW w:w="0" w:type="auto"/>
            <w:vAlign w:val="center"/>
            <w:hideMark/>
          </w:tcPr>
          <w:p w:rsidR="00D25336" w:rsidRPr="00191070" w:rsidRDefault="00D25336" w:rsidP="00B55342">
            <w:pPr>
              <w:spacing w:line="360" w:lineRule="auto"/>
              <w:jc w:val="both"/>
              <w:rPr>
                <w:rFonts w:eastAsia="Times New Roman" w:cs="Arial"/>
                <w:szCs w:val="24"/>
                <w:lang w:eastAsia="en-US"/>
              </w:rPr>
            </w:pPr>
            <w:r w:rsidRPr="00191070">
              <w:rPr>
                <w:rFonts w:eastAsia="Times New Roman" w:cs="Arial"/>
                <w:szCs w:val="24"/>
                <w:lang w:eastAsia="en-US"/>
              </w:rPr>
              <w:t>1</w:t>
            </w:r>
          </w:p>
        </w:tc>
        <w:tc>
          <w:tcPr>
            <w:tcW w:w="0" w:type="auto"/>
            <w:vAlign w:val="center"/>
            <w:hideMark/>
          </w:tcPr>
          <w:p w:rsidR="00D25336" w:rsidRPr="00191070" w:rsidRDefault="00D25336" w:rsidP="00B55342">
            <w:pPr>
              <w:spacing w:line="360" w:lineRule="auto"/>
              <w:jc w:val="both"/>
              <w:rPr>
                <w:rFonts w:eastAsia="Times New Roman" w:cs="Arial"/>
                <w:szCs w:val="24"/>
                <w:lang w:eastAsia="en-US"/>
              </w:rPr>
            </w:pPr>
            <w:proofErr w:type="spellStart"/>
            <w:r w:rsidRPr="00191070">
              <w:rPr>
                <w:rFonts w:eastAsia="Times New Roman" w:cs="Arial"/>
                <w:szCs w:val="24"/>
                <w:lang w:eastAsia="en-US"/>
              </w:rPr>
              <w:t>Hecho</w:t>
            </w:r>
            <w:proofErr w:type="spellEnd"/>
          </w:p>
        </w:tc>
        <w:tc>
          <w:tcPr>
            <w:tcW w:w="0" w:type="auto"/>
            <w:vAlign w:val="center"/>
            <w:hideMark/>
          </w:tcPr>
          <w:p w:rsidR="00D25336" w:rsidRPr="00191070" w:rsidRDefault="00D25336" w:rsidP="00B55342">
            <w:pPr>
              <w:spacing w:line="360" w:lineRule="auto"/>
              <w:jc w:val="both"/>
              <w:rPr>
                <w:rFonts w:eastAsia="Times New Roman" w:cs="Arial"/>
                <w:szCs w:val="24"/>
                <w:lang w:eastAsia="en-US"/>
              </w:rPr>
            </w:pPr>
            <w:proofErr w:type="spellStart"/>
            <w:r w:rsidRPr="00191070">
              <w:rPr>
                <w:rFonts w:eastAsia="Times New Roman" w:cs="Arial"/>
                <w:szCs w:val="24"/>
                <w:lang w:eastAsia="en-US"/>
              </w:rPr>
              <w:t>Registro</w:t>
            </w:r>
            <w:proofErr w:type="spellEnd"/>
            <w:r w:rsidRPr="00191070">
              <w:rPr>
                <w:rFonts w:eastAsia="Times New Roman" w:cs="Arial"/>
                <w:szCs w:val="24"/>
                <w:lang w:eastAsia="en-US"/>
              </w:rPr>
              <w:t xml:space="preserve"> Manual de </w:t>
            </w:r>
            <w:proofErr w:type="spellStart"/>
            <w:r w:rsidRPr="00191070">
              <w:rPr>
                <w:rFonts w:eastAsia="Times New Roman" w:cs="Arial"/>
                <w:szCs w:val="24"/>
                <w:lang w:eastAsia="en-US"/>
              </w:rPr>
              <w:t>Pedidos</w:t>
            </w:r>
            <w:proofErr w:type="spellEnd"/>
          </w:p>
        </w:tc>
        <w:tc>
          <w:tcPr>
            <w:tcW w:w="0" w:type="auto"/>
            <w:vAlign w:val="center"/>
            <w:hideMark/>
          </w:tcPr>
          <w:p w:rsidR="00D25336" w:rsidRPr="00191070" w:rsidRDefault="00D25336" w:rsidP="00B55342">
            <w:pPr>
              <w:spacing w:line="360" w:lineRule="auto"/>
              <w:jc w:val="both"/>
              <w:rPr>
                <w:rFonts w:eastAsia="Times New Roman" w:cs="Arial"/>
                <w:szCs w:val="24"/>
                <w:lang w:val="es-ES" w:eastAsia="en-US"/>
              </w:rPr>
            </w:pPr>
            <w:r w:rsidRPr="00191070">
              <w:rPr>
                <w:rFonts w:eastAsia="Times New Roman" w:cs="Arial"/>
                <w:szCs w:val="24"/>
                <w:lang w:val="es-ES" w:eastAsia="en-US"/>
              </w:rPr>
              <w:t>Los pedidos de los clientes se registran manualmente, evidenciando la operación actual del negocio.</w:t>
            </w:r>
          </w:p>
        </w:tc>
      </w:tr>
      <w:tr w:rsidR="00D25336" w:rsidRPr="008202A4" w:rsidTr="00DF317D">
        <w:trPr>
          <w:tblCellSpacing w:w="15" w:type="dxa"/>
        </w:trPr>
        <w:tc>
          <w:tcPr>
            <w:tcW w:w="0" w:type="auto"/>
            <w:vAlign w:val="center"/>
            <w:hideMark/>
          </w:tcPr>
          <w:p w:rsidR="00D25336" w:rsidRPr="00191070" w:rsidRDefault="00D25336" w:rsidP="00B55342">
            <w:pPr>
              <w:spacing w:line="360" w:lineRule="auto"/>
              <w:jc w:val="both"/>
              <w:rPr>
                <w:rFonts w:eastAsia="Times New Roman" w:cs="Arial"/>
                <w:szCs w:val="24"/>
                <w:lang w:eastAsia="en-US"/>
              </w:rPr>
            </w:pPr>
            <w:r w:rsidRPr="00191070">
              <w:rPr>
                <w:rFonts w:eastAsia="Times New Roman" w:cs="Arial"/>
                <w:szCs w:val="24"/>
                <w:lang w:eastAsia="en-US"/>
              </w:rPr>
              <w:t>2</w:t>
            </w:r>
          </w:p>
        </w:tc>
        <w:tc>
          <w:tcPr>
            <w:tcW w:w="0" w:type="auto"/>
            <w:vAlign w:val="center"/>
            <w:hideMark/>
          </w:tcPr>
          <w:p w:rsidR="00D25336" w:rsidRPr="00191070" w:rsidRDefault="00D25336" w:rsidP="00B55342">
            <w:pPr>
              <w:spacing w:line="360" w:lineRule="auto"/>
              <w:jc w:val="both"/>
              <w:rPr>
                <w:rFonts w:eastAsia="Times New Roman" w:cs="Arial"/>
                <w:szCs w:val="24"/>
                <w:lang w:eastAsia="en-US"/>
              </w:rPr>
            </w:pPr>
            <w:proofErr w:type="spellStart"/>
            <w:r w:rsidRPr="00191070">
              <w:rPr>
                <w:rFonts w:eastAsia="Times New Roman" w:cs="Arial"/>
                <w:szCs w:val="24"/>
                <w:lang w:eastAsia="en-US"/>
              </w:rPr>
              <w:t>Hecho</w:t>
            </w:r>
            <w:proofErr w:type="spellEnd"/>
          </w:p>
        </w:tc>
        <w:tc>
          <w:tcPr>
            <w:tcW w:w="0" w:type="auto"/>
            <w:vAlign w:val="center"/>
            <w:hideMark/>
          </w:tcPr>
          <w:p w:rsidR="00D25336" w:rsidRPr="00191070" w:rsidRDefault="00D25336" w:rsidP="00B55342">
            <w:pPr>
              <w:spacing w:line="360" w:lineRule="auto"/>
              <w:jc w:val="both"/>
              <w:rPr>
                <w:rFonts w:eastAsia="Times New Roman" w:cs="Arial"/>
                <w:szCs w:val="24"/>
                <w:lang w:eastAsia="en-US"/>
              </w:rPr>
            </w:pPr>
            <w:r w:rsidRPr="00191070">
              <w:rPr>
                <w:rFonts w:eastAsia="Times New Roman" w:cs="Arial"/>
                <w:szCs w:val="24"/>
                <w:lang w:eastAsia="en-US"/>
              </w:rPr>
              <w:t xml:space="preserve">Control de </w:t>
            </w:r>
            <w:proofErr w:type="spellStart"/>
            <w:r w:rsidRPr="00191070">
              <w:rPr>
                <w:rFonts w:eastAsia="Times New Roman" w:cs="Arial"/>
                <w:szCs w:val="24"/>
                <w:lang w:eastAsia="en-US"/>
              </w:rPr>
              <w:t>Inventario</w:t>
            </w:r>
            <w:proofErr w:type="spellEnd"/>
            <w:r w:rsidRPr="00191070">
              <w:rPr>
                <w:rFonts w:eastAsia="Times New Roman" w:cs="Arial"/>
                <w:szCs w:val="24"/>
                <w:lang w:eastAsia="en-US"/>
              </w:rPr>
              <w:t xml:space="preserve"> </w:t>
            </w:r>
            <w:proofErr w:type="spellStart"/>
            <w:r w:rsidRPr="00191070">
              <w:rPr>
                <w:rFonts w:eastAsia="Times New Roman" w:cs="Arial"/>
                <w:szCs w:val="24"/>
                <w:lang w:eastAsia="en-US"/>
              </w:rPr>
              <w:t>Empírico</w:t>
            </w:r>
            <w:proofErr w:type="spellEnd"/>
          </w:p>
        </w:tc>
        <w:tc>
          <w:tcPr>
            <w:tcW w:w="0" w:type="auto"/>
            <w:vAlign w:val="center"/>
            <w:hideMark/>
          </w:tcPr>
          <w:p w:rsidR="00D25336" w:rsidRPr="00191070" w:rsidRDefault="00D25336" w:rsidP="00B55342">
            <w:pPr>
              <w:spacing w:line="360" w:lineRule="auto"/>
              <w:jc w:val="both"/>
              <w:rPr>
                <w:rFonts w:eastAsia="Times New Roman" w:cs="Arial"/>
                <w:szCs w:val="24"/>
                <w:lang w:val="es-ES" w:eastAsia="en-US"/>
              </w:rPr>
            </w:pPr>
            <w:r w:rsidRPr="00191070">
              <w:rPr>
                <w:rFonts w:eastAsia="Times New Roman" w:cs="Arial"/>
                <w:szCs w:val="24"/>
                <w:lang w:val="es-ES" w:eastAsia="en-US"/>
              </w:rPr>
              <w:t>La existencia de productos se verifica mediante conteos físicos en almacén.</w:t>
            </w:r>
          </w:p>
        </w:tc>
      </w:tr>
      <w:tr w:rsidR="00D25336" w:rsidRPr="008202A4" w:rsidTr="00DF317D">
        <w:trPr>
          <w:tblCellSpacing w:w="15" w:type="dxa"/>
        </w:trPr>
        <w:tc>
          <w:tcPr>
            <w:tcW w:w="0" w:type="auto"/>
            <w:vAlign w:val="center"/>
            <w:hideMark/>
          </w:tcPr>
          <w:p w:rsidR="00D25336" w:rsidRPr="00191070" w:rsidRDefault="00D25336" w:rsidP="00B55342">
            <w:pPr>
              <w:spacing w:line="360" w:lineRule="auto"/>
              <w:jc w:val="both"/>
              <w:rPr>
                <w:rFonts w:eastAsia="Times New Roman" w:cs="Arial"/>
                <w:szCs w:val="24"/>
                <w:lang w:eastAsia="en-US"/>
              </w:rPr>
            </w:pPr>
            <w:r w:rsidRPr="00191070">
              <w:rPr>
                <w:rFonts w:eastAsia="Times New Roman" w:cs="Arial"/>
                <w:szCs w:val="24"/>
                <w:lang w:eastAsia="en-US"/>
              </w:rPr>
              <w:t>3</w:t>
            </w:r>
          </w:p>
        </w:tc>
        <w:tc>
          <w:tcPr>
            <w:tcW w:w="0" w:type="auto"/>
            <w:vAlign w:val="center"/>
            <w:hideMark/>
          </w:tcPr>
          <w:p w:rsidR="00D25336" w:rsidRPr="00191070" w:rsidRDefault="00D25336" w:rsidP="00B55342">
            <w:pPr>
              <w:spacing w:line="360" w:lineRule="auto"/>
              <w:jc w:val="both"/>
              <w:rPr>
                <w:rFonts w:eastAsia="Times New Roman" w:cs="Arial"/>
                <w:szCs w:val="24"/>
                <w:lang w:eastAsia="en-US"/>
              </w:rPr>
            </w:pPr>
            <w:proofErr w:type="spellStart"/>
            <w:r w:rsidRPr="00191070">
              <w:rPr>
                <w:rFonts w:eastAsia="Times New Roman" w:cs="Arial"/>
                <w:szCs w:val="24"/>
                <w:lang w:eastAsia="en-US"/>
              </w:rPr>
              <w:t>Restricción</w:t>
            </w:r>
            <w:proofErr w:type="spellEnd"/>
          </w:p>
        </w:tc>
        <w:tc>
          <w:tcPr>
            <w:tcW w:w="0" w:type="auto"/>
            <w:vAlign w:val="center"/>
            <w:hideMark/>
          </w:tcPr>
          <w:p w:rsidR="00D25336" w:rsidRPr="00191070" w:rsidRDefault="00D25336" w:rsidP="00B55342">
            <w:pPr>
              <w:spacing w:line="360" w:lineRule="auto"/>
              <w:jc w:val="both"/>
              <w:rPr>
                <w:rFonts w:eastAsia="Times New Roman" w:cs="Arial"/>
                <w:szCs w:val="24"/>
                <w:lang w:eastAsia="en-US"/>
              </w:rPr>
            </w:pPr>
            <w:proofErr w:type="spellStart"/>
            <w:r w:rsidRPr="00191070">
              <w:rPr>
                <w:rFonts w:eastAsia="Times New Roman" w:cs="Arial"/>
                <w:szCs w:val="24"/>
                <w:lang w:eastAsia="en-US"/>
              </w:rPr>
              <w:t>Actualización</w:t>
            </w:r>
            <w:proofErr w:type="spellEnd"/>
            <w:r w:rsidRPr="00191070">
              <w:rPr>
                <w:rFonts w:eastAsia="Times New Roman" w:cs="Arial"/>
                <w:szCs w:val="24"/>
                <w:lang w:eastAsia="en-US"/>
              </w:rPr>
              <w:t xml:space="preserve"> </w:t>
            </w:r>
            <w:proofErr w:type="spellStart"/>
            <w:r w:rsidRPr="00191070">
              <w:rPr>
                <w:rFonts w:eastAsia="Times New Roman" w:cs="Arial"/>
                <w:szCs w:val="24"/>
                <w:lang w:eastAsia="en-US"/>
              </w:rPr>
              <w:t>Diferida</w:t>
            </w:r>
            <w:proofErr w:type="spellEnd"/>
          </w:p>
        </w:tc>
        <w:tc>
          <w:tcPr>
            <w:tcW w:w="0" w:type="auto"/>
            <w:vAlign w:val="center"/>
            <w:hideMark/>
          </w:tcPr>
          <w:p w:rsidR="00D25336" w:rsidRPr="00191070" w:rsidRDefault="00D25336" w:rsidP="00B55342">
            <w:pPr>
              <w:spacing w:line="360" w:lineRule="auto"/>
              <w:jc w:val="both"/>
              <w:rPr>
                <w:rFonts w:eastAsia="Times New Roman" w:cs="Arial"/>
                <w:szCs w:val="24"/>
                <w:lang w:val="es-ES" w:eastAsia="en-US"/>
              </w:rPr>
            </w:pPr>
            <w:r w:rsidRPr="00191070">
              <w:rPr>
                <w:rFonts w:eastAsia="Times New Roman" w:cs="Arial"/>
                <w:szCs w:val="24"/>
                <w:lang w:val="es-ES" w:eastAsia="en-US"/>
              </w:rPr>
              <w:t>Los cambios en inventario y ventas deben cumplirse con actualizaciones no inmediatas, limitando la consistencia de la información.</w:t>
            </w:r>
          </w:p>
        </w:tc>
      </w:tr>
      <w:tr w:rsidR="00D25336" w:rsidRPr="008202A4" w:rsidTr="00DF317D">
        <w:trPr>
          <w:tblCellSpacing w:w="15" w:type="dxa"/>
        </w:trPr>
        <w:tc>
          <w:tcPr>
            <w:tcW w:w="0" w:type="auto"/>
            <w:vAlign w:val="center"/>
            <w:hideMark/>
          </w:tcPr>
          <w:p w:rsidR="00D25336" w:rsidRPr="00191070" w:rsidRDefault="00D25336" w:rsidP="00B55342">
            <w:pPr>
              <w:spacing w:line="360" w:lineRule="auto"/>
              <w:jc w:val="both"/>
              <w:rPr>
                <w:rFonts w:eastAsia="Times New Roman" w:cs="Arial"/>
                <w:szCs w:val="24"/>
                <w:lang w:eastAsia="en-US"/>
              </w:rPr>
            </w:pPr>
            <w:r w:rsidRPr="00191070">
              <w:rPr>
                <w:rFonts w:eastAsia="Times New Roman" w:cs="Arial"/>
                <w:szCs w:val="24"/>
                <w:lang w:eastAsia="en-US"/>
              </w:rPr>
              <w:t>4</w:t>
            </w:r>
          </w:p>
        </w:tc>
        <w:tc>
          <w:tcPr>
            <w:tcW w:w="0" w:type="auto"/>
            <w:vAlign w:val="center"/>
            <w:hideMark/>
          </w:tcPr>
          <w:p w:rsidR="00D25336" w:rsidRPr="00191070" w:rsidRDefault="00D25336" w:rsidP="00B55342">
            <w:pPr>
              <w:spacing w:line="360" w:lineRule="auto"/>
              <w:jc w:val="both"/>
              <w:rPr>
                <w:rFonts w:eastAsia="Times New Roman" w:cs="Arial"/>
                <w:szCs w:val="24"/>
                <w:lang w:eastAsia="en-US"/>
              </w:rPr>
            </w:pPr>
            <w:proofErr w:type="spellStart"/>
            <w:r w:rsidRPr="00191070">
              <w:rPr>
                <w:rFonts w:eastAsia="Times New Roman" w:cs="Arial"/>
                <w:szCs w:val="24"/>
                <w:lang w:eastAsia="en-US"/>
              </w:rPr>
              <w:t>Computacional</w:t>
            </w:r>
            <w:proofErr w:type="spellEnd"/>
          </w:p>
        </w:tc>
        <w:tc>
          <w:tcPr>
            <w:tcW w:w="0" w:type="auto"/>
            <w:vAlign w:val="center"/>
            <w:hideMark/>
          </w:tcPr>
          <w:p w:rsidR="00D25336" w:rsidRPr="00191070" w:rsidRDefault="00D25336" w:rsidP="00B55342">
            <w:pPr>
              <w:spacing w:line="360" w:lineRule="auto"/>
              <w:jc w:val="both"/>
              <w:rPr>
                <w:rFonts w:eastAsia="Times New Roman" w:cs="Arial"/>
                <w:szCs w:val="24"/>
                <w:lang w:eastAsia="en-US"/>
              </w:rPr>
            </w:pPr>
            <w:proofErr w:type="spellStart"/>
            <w:r w:rsidRPr="00191070">
              <w:rPr>
                <w:rFonts w:eastAsia="Times New Roman" w:cs="Arial"/>
                <w:szCs w:val="24"/>
                <w:lang w:eastAsia="en-US"/>
              </w:rPr>
              <w:t>Cálculo</w:t>
            </w:r>
            <w:proofErr w:type="spellEnd"/>
            <w:r w:rsidRPr="00191070">
              <w:rPr>
                <w:rFonts w:eastAsia="Times New Roman" w:cs="Arial"/>
                <w:szCs w:val="24"/>
                <w:lang w:eastAsia="en-US"/>
              </w:rPr>
              <w:t xml:space="preserve"> de </w:t>
            </w:r>
            <w:proofErr w:type="spellStart"/>
            <w:r w:rsidRPr="00191070">
              <w:rPr>
                <w:rFonts w:eastAsia="Times New Roman" w:cs="Arial"/>
                <w:szCs w:val="24"/>
                <w:lang w:eastAsia="en-US"/>
              </w:rPr>
              <w:t>Totales</w:t>
            </w:r>
            <w:proofErr w:type="spellEnd"/>
          </w:p>
        </w:tc>
        <w:tc>
          <w:tcPr>
            <w:tcW w:w="0" w:type="auto"/>
            <w:vAlign w:val="center"/>
            <w:hideMark/>
          </w:tcPr>
          <w:p w:rsidR="00D25336" w:rsidRPr="00191070" w:rsidRDefault="00D25336" w:rsidP="00B55342">
            <w:pPr>
              <w:spacing w:line="360" w:lineRule="auto"/>
              <w:jc w:val="both"/>
              <w:rPr>
                <w:rFonts w:eastAsia="Times New Roman" w:cs="Arial"/>
                <w:szCs w:val="24"/>
                <w:lang w:val="es-ES" w:eastAsia="en-US"/>
              </w:rPr>
            </w:pPr>
            <w:r w:rsidRPr="00191070">
              <w:rPr>
                <w:rFonts w:eastAsia="Times New Roman" w:cs="Arial"/>
                <w:szCs w:val="24"/>
                <w:lang w:val="es-ES" w:eastAsia="en-US"/>
              </w:rPr>
              <w:t>Se requiere calcular montos y balances mediante operaciones definidas, actualmente realizadas en hojas de cálculo.</w:t>
            </w:r>
          </w:p>
        </w:tc>
      </w:tr>
      <w:tr w:rsidR="00D25336" w:rsidRPr="008202A4" w:rsidTr="00DF317D">
        <w:trPr>
          <w:tblCellSpacing w:w="15" w:type="dxa"/>
        </w:trPr>
        <w:tc>
          <w:tcPr>
            <w:tcW w:w="0" w:type="auto"/>
            <w:vAlign w:val="center"/>
            <w:hideMark/>
          </w:tcPr>
          <w:p w:rsidR="00D25336" w:rsidRPr="00191070" w:rsidRDefault="00D25336" w:rsidP="00B55342">
            <w:pPr>
              <w:spacing w:line="360" w:lineRule="auto"/>
              <w:jc w:val="both"/>
              <w:rPr>
                <w:rFonts w:eastAsia="Times New Roman" w:cs="Arial"/>
                <w:szCs w:val="24"/>
                <w:lang w:eastAsia="en-US"/>
              </w:rPr>
            </w:pPr>
            <w:r w:rsidRPr="00191070">
              <w:rPr>
                <w:rFonts w:eastAsia="Times New Roman" w:cs="Arial"/>
                <w:szCs w:val="24"/>
                <w:lang w:eastAsia="en-US"/>
              </w:rPr>
              <w:t>5</w:t>
            </w:r>
          </w:p>
        </w:tc>
        <w:tc>
          <w:tcPr>
            <w:tcW w:w="0" w:type="auto"/>
            <w:vAlign w:val="center"/>
            <w:hideMark/>
          </w:tcPr>
          <w:p w:rsidR="00D25336" w:rsidRPr="00191070" w:rsidRDefault="00D25336" w:rsidP="00B55342">
            <w:pPr>
              <w:spacing w:line="360" w:lineRule="auto"/>
              <w:jc w:val="both"/>
              <w:rPr>
                <w:rFonts w:eastAsia="Times New Roman" w:cs="Arial"/>
                <w:szCs w:val="24"/>
                <w:lang w:eastAsia="en-US"/>
              </w:rPr>
            </w:pPr>
            <w:proofErr w:type="spellStart"/>
            <w:r w:rsidRPr="00191070">
              <w:rPr>
                <w:rFonts w:eastAsia="Times New Roman" w:cs="Arial"/>
                <w:szCs w:val="24"/>
                <w:lang w:eastAsia="en-US"/>
              </w:rPr>
              <w:t>Restricción</w:t>
            </w:r>
            <w:proofErr w:type="spellEnd"/>
          </w:p>
        </w:tc>
        <w:tc>
          <w:tcPr>
            <w:tcW w:w="0" w:type="auto"/>
            <w:vAlign w:val="center"/>
            <w:hideMark/>
          </w:tcPr>
          <w:p w:rsidR="00D25336" w:rsidRPr="00191070" w:rsidRDefault="00D25336" w:rsidP="00B55342">
            <w:pPr>
              <w:spacing w:line="360" w:lineRule="auto"/>
              <w:jc w:val="both"/>
              <w:rPr>
                <w:rFonts w:eastAsia="Times New Roman" w:cs="Arial"/>
                <w:szCs w:val="24"/>
                <w:lang w:eastAsia="en-US"/>
              </w:rPr>
            </w:pPr>
            <w:proofErr w:type="spellStart"/>
            <w:r w:rsidRPr="00191070">
              <w:rPr>
                <w:rFonts w:eastAsia="Times New Roman" w:cs="Arial"/>
                <w:szCs w:val="24"/>
                <w:lang w:eastAsia="en-US"/>
              </w:rPr>
              <w:t>Consolidación</w:t>
            </w:r>
            <w:proofErr w:type="spellEnd"/>
            <w:r w:rsidRPr="00191070">
              <w:rPr>
                <w:rFonts w:eastAsia="Times New Roman" w:cs="Arial"/>
                <w:szCs w:val="24"/>
                <w:lang w:eastAsia="en-US"/>
              </w:rPr>
              <w:t xml:space="preserve"> de </w:t>
            </w:r>
            <w:proofErr w:type="spellStart"/>
            <w:r w:rsidRPr="00191070">
              <w:rPr>
                <w:rFonts w:eastAsia="Times New Roman" w:cs="Arial"/>
                <w:szCs w:val="24"/>
                <w:lang w:eastAsia="en-US"/>
              </w:rPr>
              <w:t>Datos</w:t>
            </w:r>
            <w:proofErr w:type="spellEnd"/>
          </w:p>
        </w:tc>
        <w:tc>
          <w:tcPr>
            <w:tcW w:w="0" w:type="auto"/>
            <w:vAlign w:val="center"/>
            <w:hideMark/>
          </w:tcPr>
          <w:p w:rsidR="00D25336" w:rsidRPr="00191070" w:rsidRDefault="00D25336" w:rsidP="00B55342">
            <w:pPr>
              <w:spacing w:line="360" w:lineRule="auto"/>
              <w:jc w:val="both"/>
              <w:rPr>
                <w:rFonts w:eastAsia="Times New Roman" w:cs="Arial"/>
                <w:szCs w:val="24"/>
                <w:lang w:val="es-ES" w:eastAsia="en-US"/>
              </w:rPr>
            </w:pPr>
            <w:r w:rsidRPr="00191070">
              <w:rPr>
                <w:rFonts w:eastAsia="Times New Roman" w:cs="Arial"/>
                <w:szCs w:val="24"/>
                <w:lang w:val="es-ES" w:eastAsia="en-US"/>
              </w:rPr>
              <w:t>Los reportes de ventas y existencias deben consolidarse manualmente, afectando la eficiencia del proceso.</w:t>
            </w:r>
          </w:p>
        </w:tc>
      </w:tr>
      <w:tr w:rsidR="00D25336" w:rsidRPr="008202A4" w:rsidTr="00DF317D">
        <w:trPr>
          <w:tblCellSpacing w:w="15" w:type="dxa"/>
        </w:trPr>
        <w:tc>
          <w:tcPr>
            <w:tcW w:w="0" w:type="auto"/>
            <w:vAlign w:val="center"/>
            <w:hideMark/>
          </w:tcPr>
          <w:p w:rsidR="00D25336" w:rsidRPr="00191070" w:rsidRDefault="00D25336" w:rsidP="00B55342">
            <w:pPr>
              <w:spacing w:line="360" w:lineRule="auto"/>
              <w:jc w:val="both"/>
              <w:rPr>
                <w:rFonts w:eastAsia="Times New Roman" w:cs="Arial"/>
                <w:szCs w:val="24"/>
                <w:lang w:eastAsia="en-US"/>
              </w:rPr>
            </w:pPr>
            <w:r w:rsidRPr="00191070">
              <w:rPr>
                <w:rFonts w:eastAsia="Times New Roman" w:cs="Arial"/>
                <w:szCs w:val="24"/>
                <w:lang w:eastAsia="en-US"/>
              </w:rPr>
              <w:t>6</w:t>
            </w:r>
          </w:p>
        </w:tc>
        <w:tc>
          <w:tcPr>
            <w:tcW w:w="0" w:type="auto"/>
            <w:vAlign w:val="center"/>
            <w:hideMark/>
          </w:tcPr>
          <w:p w:rsidR="00D25336" w:rsidRPr="00191070" w:rsidRDefault="00D25336" w:rsidP="00B55342">
            <w:pPr>
              <w:spacing w:line="360" w:lineRule="auto"/>
              <w:jc w:val="both"/>
              <w:rPr>
                <w:rFonts w:eastAsia="Times New Roman" w:cs="Arial"/>
                <w:szCs w:val="24"/>
                <w:lang w:eastAsia="en-US"/>
              </w:rPr>
            </w:pPr>
            <w:proofErr w:type="spellStart"/>
            <w:r w:rsidRPr="00191070">
              <w:rPr>
                <w:rFonts w:eastAsia="Times New Roman" w:cs="Arial"/>
                <w:szCs w:val="24"/>
                <w:lang w:eastAsia="en-US"/>
              </w:rPr>
              <w:t>Restricción</w:t>
            </w:r>
            <w:proofErr w:type="spellEnd"/>
          </w:p>
        </w:tc>
        <w:tc>
          <w:tcPr>
            <w:tcW w:w="0" w:type="auto"/>
            <w:vAlign w:val="center"/>
            <w:hideMark/>
          </w:tcPr>
          <w:p w:rsidR="00D25336" w:rsidRPr="00191070" w:rsidRDefault="00D25336" w:rsidP="00B55342">
            <w:pPr>
              <w:spacing w:line="360" w:lineRule="auto"/>
              <w:jc w:val="both"/>
              <w:rPr>
                <w:rFonts w:eastAsia="Times New Roman" w:cs="Arial"/>
                <w:szCs w:val="24"/>
                <w:lang w:eastAsia="en-US"/>
              </w:rPr>
            </w:pPr>
            <w:proofErr w:type="spellStart"/>
            <w:r w:rsidRPr="00191070">
              <w:rPr>
                <w:rFonts w:eastAsia="Times New Roman" w:cs="Arial"/>
                <w:szCs w:val="24"/>
                <w:lang w:eastAsia="en-US"/>
              </w:rPr>
              <w:t>Priorización</w:t>
            </w:r>
            <w:proofErr w:type="spellEnd"/>
            <w:r w:rsidRPr="00191070">
              <w:rPr>
                <w:rFonts w:eastAsia="Times New Roman" w:cs="Arial"/>
                <w:szCs w:val="24"/>
                <w:lang w:eastAsia="en-US"/>
              </w:rPr>
              <w:t xml:space="preserve"> Temporal</w:t>
            </w:r>
          </w:p>
        </w:tc>
        <w:tc>
          <w:tcPr>
            <w:tcW w:w="0" w:type="auto"/>
            <w:vAlign w:val="center"/>
            <w:hideMark/>
          </w:tcPr>
          <w:p w:rsidR="00D25336" w:rsidRPr="00191070" w:rsidRDefault="00D25336" w:rsidP="00B55342">
            <w:pPr>
              <w:spacing w:line="360" w:lineRule="auto"/>
              <w:jc w:val="both"/>
              <w:rPr>
                <w:rFonts w:eastAsia="Times New Roman" w:cs="Arial"/>
                <w:szCs w:val="24"/>
                <w:lang w:val="es-ES" w:eastAsia="en-US"/>
              </w:rPr>
            </w:pPr>
            <w:r w:rsidRPr="00191070">
              <w:rPr>
                <w:rFonts w:eastAsia="Times New Roman" w:cs="Arial"/>
                <w:szCs w:val="24"/>
                <w:lang w:val="es-ES" w:eastAsia="en-US"/>
              </w:rPr>
              <w:t>Los reportes financieros se generan semanalmente, limitando la visibilidad inmediata de ventas.</w:t>
            </w:r>
          </w:p>
        </w:tc>
      </w:tr>
      <w:tr w:rsidR="00D25336" w:rsidRPr="008202A4" w:rsidTr="00DF317D">
        <w:trPr>
          <w:tblCellSpacing w:w="15" w:type="dxa"/>
        </w:trPr>
        <w:tc>
          <w:tcPr>
            <w:tcW w:w="0" w:type="auto"/>
            <w:vAlign w:val="center"/>
            <w:hideMark/>
          </w:tcPr>
          <w:p w:rsidR="00D25336" w:rsidRPr="00191070" w:rsidRDefault="00D25336" w:rsidP="00B55342">
            <w:pPr>
              <w:spacing w:line="360" w:lineRule="auto"/>
              <w:jc w:val="both"/>
              <w:rPr>
                <w:rFonts w:eastAsia="Times New Roman" w:cs="Arial"/>
                <w:szCs w:val="24"/>
                <w:lang w:eastAsia="en-US"/>
              </w:rPr>
            </w:pPr>
            <w:r w:rsidRPr="00191070">
              <w:rPr>
                <w:rFonts w:eastAsia="Times New Roman" w:cs="Arial"/>
                <w:szCs w:val="24"/>
                <w:lang w:eastAsia="en-US"/>
              </w:rPr>
              <w:lastRenderedPageBreak/>
              <w:t>7</w:t>
            </w:r>
          </w:p>
        </w:tc>
        <w:tc>
          <w:tcPr>
            <w:tcW w:w="0" w:type="auto"/>
            <w:vAlign w:val="center"/>
            <w:hideMark/>
          </w:tcPr>
          <w:p w:rsidR="00D25336" w:rsidRPr="00191070" w:rsidRDefault="00D25336" w:rsidP="00B55342">
            <w:pPr>
              <w:spacing w:line="360" w:lineRule="auto"/>
              <w:jc w:val="both"/>
              <w:rPr>
                <w:rFonts w:eastAsia="Times New Roman" w:cs="Arial"/>
                <w:szCs w:val="24"/>
                <w:lang w:eastAsia="en-US"/>
              </w:rPr>
            </w:pPr>
            <w:proofErr w:type="spellStart"/>
            <w:r w:rsidRPr="00191070">
              <w:rPr>
                <w:rFonts w:eastAsia="Times New Roman" w:cs="Arial"/>
                <w:szCs w:val="24"/>
                <w:lang w:eastAsia="en-US"/>
              </w:rPr>
              <w:t>Facilitador</w:t>
            </w:r>
            <w:proofErr w:type="spellEnd"/>
            <w:r w:rsidRPr="00191070">
              <w:rPr>
                <w:rFonts w:eastAsia="Times New Roman" w:cs="Arial"/>
                <w:szCs w:val="24"/>
                <w:lang w:eastAsia="en-US"/>
              </w:rPr>
              <w:t xml:space="preserve"> de </w:t>
            </w:r>
            <w:proofErr w:type="spellStart"/>
            <w:r w:rsidRPr="00191070">
              <w:rPr>
                <w:rFonts w:eastAsia="Times New Roman" w:cs="Arial"/>
                <w:szCs w:val="24"/>
                <w:lang w:eastAsia="en-US"/>
              </w:rPr>
              <w:t>acción</w:t>
            </w:r>
            <w:proofErr w:type="spellEnd"/>
          </w:p>
        </w:tc>
        <w:tc>
          <w:tcPr>
            <w:tcW w:w="0" w:type="auto"/>
            <w:vAlign w:val="center"/>
            <w:hideMark/>
          </w:tcPr>
          <w:p w:rsidR="00D25336" w:rsidRPr="00191070" w:rsidRDefault="00D25336" w:rsidP="00B55342">
            <w:pPr>
              <w:spacing w:line="360" w:lineRule="auto"/>
              <w:jc w:val="both"/>
              <w:rPr>
                <w:rFonts w:eastAsia="Times New Roman" w:cs="Arial"/>
                <w:szCs w:val="24"/>
                <w:lang w:val="es-ES" w:eastAsia="en-US"/>
              </w:rPr>
            </w:pPr>
            <w:r w:rsidRPr="00191070">
              <w:rPr>
                <w:rFonts w:eastAsia="Times New Roman" w:cs="Arial"/>
                <w:szCs w:val="24"/>
                <w:lang w:val="es-ES" w:eastAsia="en-US"/>
              </w:rPr>
              <w:t>Difusión de Información por Canales Informales</w:t>
            </w:r>
          </w:p>
        </w:tc>
        <w:tc>
          <w:tcPr>
            <w:tcW w:w="0" w:type="auto"/>
            <w:vAlign w:val="center"/>
            <w:hideMark/>
          </w:tcPr>
          <w:p w:rsidR="00D25336" w:rsidRPr="00191070" w:rsidRDefault="00D25336" w:rsidP="00B55342">
            <w:pPr>
              <w:spacing w:line="360" w:lineRule="auto"/>
              <w:jc w:val="both"/>
              <w:rPr>
                <w:rFonts w:eastAsia="Times New Roman" w:cs="Arial"/>
                <w:szCs w:val="24"/>
                <w:lang w:val="es-ES" w:eastAsia="en-US"/>
              </w:rPr>
            </w:pPr>
            <w:r w:rsidRPr="00191070">
              <w:rPr>
                <w:rFonts w:eastAsia="Times New Roman" w:cs="Arial"/>
                <w:szCs w:val="24"/>
                <w:lang w:val="es-ES" w:eastAsia="en-US"/>
              </w:rPr>
              <w:t>Los informes se transmiten por medios no oficiales, facilitando la acción pero sin centralización de datos.</w:t>
            </w:r>
          </w:p>
        </w:tc>
      </w:tr>
      <w:tr w:rsidR="00D25336" w:rsidRPr="008202A4" w:rsidTr="00DF317D">
        <w:trPr>
          <w:tblCellSpacing w:w="15" w:type="dxa"/>
        </w:trPr>
        <w:tc>
          <w:tcPr>
            <w:tcW w:w="0" w:type="auto"/>
            <w:vAlign w:val="center"/>
            <w:hideMark/>
          </w:tcPr>
          <w:p w:rsidR="00D25336" w:rsidRPr="00191070" w:rsidRDefault="00D25336" w:rsidP="00B55342">
            <w:pPr>
              <w:spacing w:line="360" w:lineRule="auto"/>
              <w:jc w:val="both"/>
              <w:rPr>
                <w:rFonts w:eastAsia="Times New Roman" w:cs="Arial"/>
                <w:szCs w:val="24"/>
                <w:lang w:eastAsia="en-US"/>
              </w:rPr>
            </w:pPr>
            <w:r w:rsidRPr="00191070">
              <w:rPr>
                <w:rFonts w:eastAsia="Times New Roman" w:cs="Arial"/>
                <w:szCs w:val="24"/>
                <w:lang w:eastAsia="en-US"/>
              </w:rPr>
              <w:t>8</w:t>
            </w:r>
          </w:p>
        </w:tc>
        <w:tc>
          <w:tcPr>
            <w:tcW w:w="0" w:type="auto"/>
            <w:vAlign w:val="center"/>
            <w:hideMark/>
          </w:tcPr>
          <w:p w:rsidR="00D25336" w:rsidRPr="00191070" w:rsidRDefault="00D25336" w:rsidP="00B55342">
            <w:pPr>
              <w:spacing w:line="360" w:lineRule="auto"/>
              <w:jc w:val="both"/>
              <w:rPr>
                <w:rFonts w:eastAsia="Times New Roman" w:cs="Arial"/>
                <w:szCs w:val="24"/>
                <w:lang w:eastAsia="en-US"/>
              </w:rPr>
            </w:pPr>
            <w:proofErr w:type="spellStart"/>
            <w:r w:rsidRPr="00191070">
              <w:rPr>
                <w:rFonts w:eastAsia="Times New Roman" w:cs="Arial"/>
                <w:szCs w:val="24"/>
                <w:lang w:eastAsia="en-US"/>
              </w:rPr>
              <w:t>Restricción</w:t>
            </w:r>
            <w:proofErr w:type="spellEnd"/>
          </w:p>
        </w:tc>
        <w:tc>
          <w:tcPr>
            <w:tcW w:w="0" w:type="auto"/>
            <w:vAlign w:val="center"/>
            <w:hideMark/>
          </w:tcPr>
          <w:p w:rsidR="00D25336" w:rsidRPr="00191070" w:rsidRDefault="00D25336" w:rsidP="00B55342">
            <w:pPr>
              <w:spacing w:line="360" w:lineRule="auto"/>
              <w:jc w:val="both"/>
              <w:rPr>
                <w:rFonts w:eastAsia="Times New Roman" w:cs="Arial"/>
                <w:szCs w:val="24"/>
                <w:lang w:eastAsia="en-US"/>
              </w:rPr>
            </w:pPr>
            <w:proofErr w:type="spellStart"/>
            <w:r w:rsidRPr="00191070">
              <w:rPr>
                <w:rFonts w:eastAsia="Times New Roman" w:cs="Arial"/>
                <w:szCs w:val="24"/>
                <w:lang w:eastAsia="en-US"/>
              </w:rPr>
              <w:t>Sincronización</w:t>
            </w:r>
            <w:proofErr w:type="spellEnd"/>
            <w:r w:rsidRPr="00191070">
              <w:rPr>
                <w:rFonts w:eastAsia="Times New Roman" w:cs="Arial"/>
                <w:szCs w:val="24"/>
                <w:lang w:eastAsia="en-US"/>
              </w:rPr>
              <w:t xml:space="preserve"> entre </w:t>
            </w:r>
            <w:proofErr w:type="spellStart"/>
            <w:r w:rsidRPr="00191070">
              <w:rPr>
                <w:rFonts w:eastAsia="Times New Roman" w:cs="Arial"/>
                <w:szCs w:val="24"/>
                <w:lang w:eastAsia="en-US"/>
              </w:rPr>
              <w:t>Áreas</w:t>
            </w:r>
            <w:proofErr w:type="spellEnd"/>
          </w:p>
        </w:tc>
        <w:tc>
          <w:tcPr>
            <w:tcW w:w="0" w:type="auto"/>
            <w:vAlign w:val="center"/>
            <w:hideMark/>
          </w:tcPr>
          <w:p w:rsidR="00D25336" w:rsidRPr="00191070" w:rsidRDefault="00D25336" w:rsidP="00B55342">
            <w:pPr>
              <w:spacing w:line="360" w:lineRule="auto"/>
              <w:jc w:val="both"/>
              <w:rPr>
                <w:rFonts w:eastAsia="Times New Roman" w:cs="Arial"/>
                <w:szCs w:val="24"/>
                <w:lang w:val="es-ES" w:eastAsia="en-US"/>
              </w:rPr>
            </w:pPr>
            <w:r w:rsidRPr="00191070">
              <w:rPr>
                <w:rFonts w:eastAsia="Times New Roman" w:cs="Arial"/>
                <w:szCs w:val="24"/>
                <w:lang w:val="es-ES" w:eastAsia="en-US"/>
              </w:rPr>
              <w:t>La información entre ventas e inventario no se sincroniza en tiempo real, restringiendo la eficiencia del proceso.</w:t>
            </w:r>
          </w:p>
        </w:tc>
      </w:tr>
      <w:tr w:rsidR="00D25336" w:rsidRPr="008202A4" w:rsidTr="00DF317D">
        <w:trPr>
          <w:tblCellSpacing w:w="15" w:type="dxa"/>
        </w:trPr>
        <w:tc>
          <w:tcPr>
            <w:tcW w:w="0" w:type="auto"/>
            <w:vAlign w:val="center"/>
            <w:hideMark/>
          </w:tcPr>
          <w:p w:rsidR="00D25336" w:rsidRPr="00191070" w:rsidRDefault="00D25336" w:rsidP="00B55342">
            <w:pPr>
              <w:spacing w:line="360" w:lineRule="auto"/>
              <w:jc w:val="both"/>
              <w:rPr>
                <w:rFonts w:eastAsia="Times New Roman" w:cs="Arial"/>
                <w:szCs w:val="24"/>
                <w:lang w:eastAsia="en-US"/>
              </w:rPr>
            </w:pPr>
            <w:r w:rsidRPr="00191070">
              <w:rPr>
                <w:rFonts w:eastAsia="Times New Roman" w:cs="Arial"/>
                <w:szCs w:val="24"/>
                <w:lang w:eastAsia="en-US"/>
              </w:rPr>
              <w:t>9</w:t>
            </w:r>
          </w:p>
        </w:tc>
        <w:tc>
          <w:tcPr>
            <w:tcW w:w="0" w:type="auto"/>
            <w:vAlign w:val="center"/>
            <w:hideMark/>
          </w:tcPr>
          <w:p w:rsidR="00D25336" w:rsidRPr="00191070" w:rsidRDefault="00D25336" w:rsidP="00B55342">
            <w:pPr>
              <w:spacing w:line="360" w:lineRule="auto"/>
              <w:jc w:val="both"/>
              <w:rPr>
                <w:rFonts w:eastAsia="Times New Roman" w:cs="Arial"/>
                <w:szCs w:val="24"/>
                <w:lang w:eastAsia="en-US"/>
              </w:rPr>
            </w:pPr>
            <w:proofErr w:type="spellStart"/>
            <w:r w:rsidRPr="00191070">
              <w:rPr>
                <w:rFonts w:eastAsia="Times New Roman" w:cs="Arial"/>
                <w:szCs w:val="24"/>
                <w:lang w:eastAsia="en-US"/>
              </w:rPr>
              <w:t>Hecho</w:t>
            </w:r>
            <w:proofErr w:type="spellEnd"/>
          </w:p>
        </w:tc>
        <w:tc>
          <w:tcPr>
            <w:tcW w:w="0" w:type="auto"/>
            <w:vAlign w:val="center"/>
            <w:hideMark/>
          </w:tcPr>
          <w:p w:rsidR="00D25336" w:rsidRPr="00191070" w:rsidRDefault="00D25336" w:rsidP="00B55342">
            <w:pPr>
              <w:spacing w:line="360" w:lineRule="auto"/>
              <w:jc w:val="both"/>
              <w:rPr>
                <w:rFonts w:eastAsia="Times New Roman" w:cs="Arial"/>
                <w:szCs w:val="24"/>
                <w:lang w:eastAsia="en-US"/>
              </w:rPr>
            </w:pPr>
            <w:proofErr w:type="spellStart"/>
            <w:r w:rsidRPr="00191070">
              <w:rPr>
                <w:rFonts w:eastAsia="Times New Roman" w:cs="Arial"/>
                <w:szCs w:val="24"/>
                <w:lang w:eastAsia="en-US"/>
              </w:rPr>
              <w:t>Variabilidad</w:t>
            </w:r>
            <w:proofErr w:type="spellEnd"/>
            <w:r w:rsidRPr="00191070">
              <w:rPr>
                <w:rFonts w:eastAsia="Times New Roman" w:cs="Arial"/>
                <w:szCs w:val="24"/>
                <w:lang w:eastAsia="en-US"/>
              </w:rPr>
              <w:t xml:space="preserve"> </w:t>
            </w:r>
            <w:proofErr w:type="spellStart"/>
            <w:r w:rsidRPr="00191070">
              <w:rPr>
                <w:rFonts w:eastAsia="Times New Roman" w:cs="Arial"/>
                <w:szCs w:val="24"/>
                <w:lang w:eastAsia="en-US"/>
              </w:rPr>
              <w:t>Operativa</w:t>
            </w:r>
            <w:proofErr w:type="spellEnd"/>
          </w:p>
        </w:tc>
        <w:tc>
          <w:tcPr>
            <w:tcW w:w="0" w:type="auto"/>
            <w:vAlign w:val="center"/>
            <w:hideMark/>
          </w:tcPr>
          <w:p w:rsidR="00D25336" w:rsidRPr="00191070" w:rsidRDefault="00D25336" w:rsidP="00B55342">
            <w:pPr>
              <w:spacing w:line="360" w:lineRule="auto"/>
              <w:jc w:val="both"/>
              <w:rPr>
                <w:rFonts w:eastAsia="Times New Roman" w:cs="Arial"/>
                <w:szCs w:val="24"/>
                <w:lang w:val="es-ES" w:eastAsia="en-US"/>
              </w:rPr>
            </w:pPr>
            <w:r w:rsidRPr="00191070">
              <w:rPr>
                <w:rFonts w:eastAsia="Times New Roman" w:cs="Arial"/>
                <w:szCs w:val="24"/>
                <w:lang w:val="es-ES" w:eastAsia="en-US"/>
              </w:rPr>
              <w:t>Los procesos operativos varían según tipo de producto o temporada, mostrando la naturaleza actual de las operaciones.</w:t>
            </w:r>
          </w:p>
        </w:tc>
      </w:tr>
    </w:tbl>
    <w:p w:rsidR="00D25336" w:rsidRPr="00191070" w:rsidRDefault="00D25336" w:rsidP="00B55342">
      <w:pPr>
        <w:pStyle w:val="Textoindependiente"/>
        <w:spacing w:line="360" w:lineRule="auto"/>
        <w:jc w:val="both"/>
        <w:rPr>
          <w:rFonts w:cs="Arial"/>
          <w:lang w:val="es-ES"/>
        </w:rPr>
      </w:pPr>
    </w:p>
    <w:p w:rsidR="00D25336" w:rsidRPr="00191070" w:rsidRDefault="00D25336" w:rsidP="00B55342">
      <w:pPr>
        <w:spacing w:before="100" w:beforeAutospacing="1" w:after="100" w:afterAutospacing="1" w:line="360" w:lineRule="auto"/>
        <w:jc w:val="both"/>
        <w:rPr>
          <w:rFonts w:eastAsia="Times New Roman" w:cs="Arial"/>
          <w:szCs w:val="24"/>
          <w:lang w:val="es-ES" w:eastAsia="en-US"/>
        </w:rPr>
      </w:pPr>
    </w:p>
    <w:p w:rsidR="00A06C85" w:rsidRPr="00191070" w:rsidRDefault="00A06C85" w:rsidP="00B55342">
      <w:pPr>
        <w:spacing w:line="360" w:lineRule="auto"/>
        <w:jc w:val="both"/>
        <w:rPr>
          <w:rFonts w:cs="Arial"/>
          <w:sz w:val="22"/>
          <w:lang w:val="es-ES"/>
        </w:rPr>
      </w:pPr>
    </w:p>
    <w:p w:rsidR="00A06C85" w:rsidRPr="00191070" w:rsidRDefault="00A06C85" w:rsidP="00B55342">
      <w:pPr>
        <w:spacing w:line="360" w:lineRule="auto"/>
        <w:jc w:val="both"/>
        <w:rPr>
          <w:rFonts w:cs="Arial"/>
          <w:b/>
          <w:bCs/>
          <w:sz w:val="32"/>
          <w:szCs w:val="28"/>
          <w:highlight w:val="red"/>
          <w:lang w:val="es-ES"/>
        </w:rPr>
      </w:pPr>
    </w:p>
    <w:p w:rsidR="008A1A8B" w:rsidRPr="00191070" w:rsidRDefault="008A1A8B" w:rsidP="00B55342">
      <w:pPr>
        <w:spacing w:line="360" w:lineRule="auto"/>
        <w:jc w:val="both"/>
        <w:rPr>
          <w:rFonts w:cs="Arial"/>
          <w:b/>
          <w:bCs/>
          <w:sz w:val="28"/>
          <w:szCs w:val="28"/>
          <w:highlight w:val="red"/>
          <w:lang w:val="es-ES"/>
        </w:rPr>
      </w:pPr>
    </w:p>
    <w:p w:rsidR="00D25336" w:rsidRPr="00191070" w:rsidRDefault="00D25336" w:rsidP="00B55342">
      <w:pPr>
        <w:spacing w:line="360" w:lineRule="auto"/>
        <w:jc w:val="both"/>
        <w:rPr>
          <w:rFonts w:cs="Arial"/>
          <w:b/>
          <w:bCs/>
          <w:sz w:val="28"/>
          <w:szCs w:val="24"/>
          <w:lang w:val="es-ES"/>
        </w:rPr>
      </w:pPr>
    </w:p>
    <w:p w:rsidR="00D25336" w:rsidRPr="00191070" w:rsidRDefault="00D25336" w:rsidP="00B55342">
      <w:pPr>
        <w:spacing w:line="360" w:lineRule="auto"/>
        <w:jc w:val="both"/>
        <w:rPr>
          <w:rFonts w:cs="Arial"/>
          <w:b/>
          <w:bCs/>
          <w:sz w:val="28"/>
          <w:szCs w:val="24"/>
          <w:lang w:val="es-ES"/>
        </w:rPr>
      </w:pPr>
    </w:p>
    <w:p w:rsidR="00D75707" w:rsidRPr="00191070" w:rsidRDefault="00D75707" w:rsidP="00B55342">
      <w:pPr>
        <w:spacing w:line="360" w:lineRule="auto"/>
        <w:jc w:val="both"/>
        <w:rPr>
          <w:rFonts w:cs="Arial"/>
          <w:b/>
          <w:bCs/>
          <w:sz w:val="28"/>
          <w:szCs w:val="24"/>
          <w:lang w:val="es-ES"/>
        </w:rPr>
      </w:pPr>
    </w:p>
    <w:p w:rsidR="00D75707" w:rsidRPr="00191070" w:rsidRDefault="00D75707" w:rsidP="00B55342">
      <w:pPr>
        <w:spacing w:line="360" w:lineRule="auto"/>
        <w:jc w:val="both"/>
        <w:rPr>
          <w:rFonts w:cs="Arial"/>
          <w:b/>
          <w:bCs/>
          <w:sz w:val="28"/>
          <w:szCs w:val="24"/>
          <w:lang w:val="es-ES"/>
        </w:rPr>
      </w:pPr>
    </w:p>
    <w:p w:rsidR="00631169" w:rsidRPr="00191070" w:rsidRDefault="00D472AD" w:rsidP="00B55342">
      <w:pPr>
        <w:spacing w:line="360" w:lineRule="auto"/>
        <w:jc w:val="both"/>
        <w:rPr>
          <w:rFonts w:cs="Arial"/>
          <w:b/>
          <w:bCs/>
          <w:sz w:val="28"/>
          <w:szCs w:val="24"/>
          <w:lang w:val="es-ES"/>
        </w:rPr>
      </w:pPr>
      <w:r w:rsidRPr="00191070">
        <w:rPr>
          <w:rFonts w:cs="Arial"/>
          <w:b/>
          <w:bCs/>
          <w:sz w:val="28"/>
          <w:szCs w:val="24"/>
          <w:lang w:val="es-ES"/>
        </w:rPr>
        <w:lastRenderedPageBreak/>
        <w:t>Conclusiones parciales</w:t>
      </w:r>
    </w:p>
    <w:p w:rsidR="00631169" w:rsidRPr="00191070" w:rsidRDefault="007B7BAA" w:rsidP="00B55342">
      <w:pPr>
        <w:spacing w:line="360" w:lineRule="auto"/>
        <w:ind w:firstLineChars="50" w:firstLine="120"/>
        <w:jc w:val="both"/>
        <w:rPr>
          <w:rFonts w:cs="Arial"/>
          <w:b/>
          <w:bCs/>
          <w:sz w:val="36"/>
          <w:szCs w:val="28"/>
          <w:lang w:val="es-ES"/>
        </w:rPr>
      </w:pPr>
      <w:r w:rsidRPr="00191070">
        <w:rPr>
          <w:rFonts w:cs="Arial"/>
          <w:lang w:val="es-ES"/>
        </w:rPr>
        <w:t>El análisis del modelo de negocio actual permitió identificar los roles, actores y reglas que intervienen en los procesos de la MIPYME, poniendo en evidencia las limitaciones derivadas del manejo manual de pedidos, pagos, devoluciones e inventario. La elaboración del modelo conceptual facilitó la comprensión de las interacciones entre los actores del negocio y las actividades principales, revelando redundancias y oportunidades de automatización. Finalmente, el modelado detallado de las actividades y decisiones del negocio proporcionó una base sólida para el diseño posterior del sistema, asegurando la coherencia entre los procesos reales y las mejoras planteadas, y contribuyendo al fortalecimiento de la gestión comercial de la MIPYME.</w:t>
      </w:r>
    </w:p>
    <w:p w:rsidR="00156518" w:rsidRPr="00191070" w:rsidRDefault="00156518" w:rsidP="00B55342">
      <w:pPr>
        <w:spacing w:line="360" w:lineRule="auto"/>
        <w:ind w:firstLineChars="50" w:firstLine="141"/>
        <w:jc w:val="both"/>
        <w:rPr>
          <w:rFonts w:cs="Arial"/>
          <w:b/>
          <w:bCs/>
          <w:sz w:val="28"/>
          <w:szCs w:val="28"/>
          <w:lang w:val="es-ES"/>
        </w:rPr>
      </w:pPr>
    </w:p>
    <w:p w:rsidR="00156518" w:rsidRPr="00191070" w:rsidRDefault="00156518" w:rsidP="00B55342">
      <w:pPr>
        <w:spacing w:line="360" w:lineRule="auto"/>
        <w:ind w:firstLineChars="50" w:firstLine="141"/>
        <w:jc w:val="both"/>
        <w:rPr>
          <w:rFonts w:cs="Arial"/>
          <w:b/>
          <w:bCs/>
          <w:sz w:val="28"/>
          <w:szCs w:val="28"/>
          <w:lang w:val="es-ES"/>
        </w:rPr>
      </w:pPr>
    </w:p>
    <w:p w:rsidR="00156518" w:rsidRPr="00191070" w:rsidRDefault="00156518" w:rsidP="00B55342">
      <w:pPr>
        <w:spacing w:line="360" w:lineRule="auto"/>
        <w:ind w:firstLineChars="50" w:firstLine="141"/>
        <w:jc w:val="both"/>
        <w:rPr>
          <w:rFonts w:cs="Arial"/>
          <w:b/>
          <w:bCs/>
          <w:sz w:val="28"/>
          <w:szCs w:val="28"/>
          <w:lang w:val="es-ES"/>
        </w:rPr>
      </w:pPr>
    </w:p>
    <w:p w:rsidR="00156518" w:rsidRPr="00191070" w:rsidRDefault="00156518" w:rsidP="00B55342">
      <w:pPr>
        <w:spacing w:line="360" w:lineRule="auto"/>
        <w:ind w:firstLineChars="50" w:firstLine="141"/>
        <w:jc w:val="both"/>
        <w:rPr>
          <w:rFonts w:cs="Arial"/>
          <w:b/>
          <w:bCs/>
          <w:sz w:val="28"/>
          <w:szCs w:val="28"/>
          <w:lang w:val="es-ES"/>
        </w:rPr>
      </w:pPr>
    </w:p>
    <w:p w:rsidR="00156518" w:rsidRPr="00191070" w:rsidRDefault="00156518" w:rsidP="00B55342">
      <w:pPr>
        <w:spacing w:line="360" w:lineRule="auto"/>
        <w:ind w:firstLineChars="50" w:firstLine="141"/>
        <w:jc w:val="both"/>
        <w:rPr>
          <w:rFonts w:cs="Arial"/>
          <w:b/>
          <w:bCs/>
          <w:sz w:val="28"/>
          <w:szCs w:val="28"/>
          <w:lang w:val="es-ES"/>
        </w:rPr>
      </w:pPr>
    </w:p>
    <w:p w:rsidR="00156518" w:rsidRPr="00191070" w:rsidRDefault="00156518" w:rsidP="00B55342">
      <w:pPr>
        <w:spacing w:line="360" w:lineRule="auto"/>
        <w:ind w:firstLineChars="50" w:firstLine="141"/>
        <w:jc w:val="both"/>
        <w:rPr>
          <w:rFonts w:cs="Arial"/>
          <w:b/>
          <w:bCs/>
          <w:sz w:val="28"/>
          <w:szCs w:val="28"/>
          <w:lang w:val="es-ES"/>
        </w:rPr>
      </w:pPr>
    </w:p>
    <w:p w:rsidR="00156518" w:rsidRPr="00191070" w:rsidRDefault="00156518" w:rsidP="00B55342">
      <w:pPr>
        <w:spacing w:line="360" w:lineRule="auto"/>
        <w:ind w:firstLineChars="50" w:firstLine="141"/>
        <w:jc w:val="both"/>
        <w:rPr>
          <w:rFonts w:cs="Arial"/>
          <w:b/>
          <w:bCs/>
          <w:sz w:val="28"/>
          <w:szCs w:val="28"/>
          <w:lang w:val="es-ES"/>
        </w:rPr>
      </w:pPr>
    </w:p>
    <w:p w:rsidR="00A26731" w:rsidRPr="00191070" w:rsidRDefault="00A26731" w:rsidP="00B55342">
      <w:pPr>
        <w:pStyle w:val="Ttulo3"/>
        <w:spacing w:line="360" w:lineRule="auto"/>
        <w:jc w:val="both"/>
        <w:rPr>
          <w:rFonts w:ascii="Arial" w:eastAsiaTheme="minorEastAsia" w:hAnsi="Arial" w:cs="Arial"/>
          <w:b/>
          <w:bCs/>
          <w:color w:val="auto"/>
          <w:sz w:val="28"/>
          <w:szCs w:val="28"/>
          <w:lang w:val="es-ES"/>
        </w:rPr>
      </w:pPr>
    </w:p>
    <w:p w:rsidR="00A26731" w:rsidRPr="00191070" w:rsidRDefault="00A26731" w:rsidP="00B55342">
      <w:pPr>
        <w:spacing w:line="360" w:lineRule="auto"/>
        <w:jc w:val="both"/>
        <w:rPr>
          <w:rFonts w:cs="Arial"/>
          <w:lang w:val="es-ES"/>
        </w:rPr>
      </w:pPr>
    </w:p>
    <w:p w:rsidR="00A26731" w:rsidRPr="00191070" w:rsidRDefault="00A26731" w:rsidP="00B55342">
      <w:pPr>
        <w:spacing w:line="360" w:lineRule="auto"/>
        <w:jc w:val="both"/>
        <w:rPr>
          <w:rFonts w:cs="Arial"/>
          <w:lang w:val="es-ES"/>
        </w:rPr>
      </w:pPr>
    </w:p>
    <w:p w:rsidR="00A26731" w:rsidRPr="00191070" w:rsidRDefault="00A26731" w:rsidP="00B55342">
      <w:pPr>
        <w:spacing w:line="360" w:lineRule="auto"/>
        <w:jc w:val="both"/>
        <w:rPr>
          <w:rFonts w:cs="Arial"/>
          <w:lang w:val="es-ES"/>
        </w:rPr>
      </w:pPr>
    </w:p>
    <w:p w:rsidR="00A26731" w:rsidRPr="00191070" w:rsidRDefault="00A26731" w:rsidP="00B55342">
      <w:pPr>
        <w:spacing w:line="360" w:lineRule="auto"/>
        <w:jc w:val="both"/>
        <w:rPr>
          <w:rFonts w:cs="Arial"/>
          <w:lang w:val="es-ES"/>
        </w:rPr>
      </w:pPr>
    </w:p>
    <w:p w:rsidR="007F5744" w:rsidRPr="007F5744" w:rsidRDefault="007F5744" w:rsidP="00B55342">
      <w:pPr>
        <w:spacing w:line="360" w:lineRule="auto"/>
        <w:jc w:val="both"/>
        <w:rPr>
          <w:lang w:val="es-ES"/>
        </w:rPr>
      </w:pPr>
      <w:bookmarkStart w:id="26" w:name="_Toc213140317"/>
    </w:p>
    <w:p w:rsidR="007F5744" w:rsidRDefault="007F5744" w:rsidP="00B55342">
      <w:pPr>
        <w:pStyle w:val="Ttulo3"/>
        <w:spacing w:line="360" w:lineRule="auto"/>
        <w:jc w:val="both"/>
        <w:rPr>
          <w:rFonts w:ascii="Arial" w:hAnsi="Arial" w:cs="Arial"/>
          <w:b/>
          <w:color w:val="000000" w:themeColor="text1"/>
          <w:sz w:val="28"/>
          <w:lang w:val="es-ES"/>
        </w:rPr>
      </w:pPr>
    </w:p>
    <w:p w:rsidR="00156518" w:rsidRPr="00191070" w:rsidRDefault="00156518" w:rsidP="00B55342">
      <w:pPr>
        <w:pStyle w:val="Ttulo3"/>
        <w:spacing w:line="360" w:lineRule="auto"/>
        <w:jc w:val="both"/>
        <w:rPr>
          <w:rFonts w:ascii="Arial" w:eastAsia="Times New Roman" w:hAnsi="Arial" w:cs="Arial"/>
          <w:b/>
          <w:color w:val="000000" w:themeColor="text1"/>
          <w:sz w:val="28"/>
          <w:lang w:val="es-ES" w:eastAsia="en-US"/>
        </w:rPr>
      </w:pPr>
      <w:bookmarkStart w:id="27" w:name="_Toc216556286"/>
      <w:r w:rsidRPr="00191070">
        <w:rPr>
          <w:rFonts w:ascii="Arial" w:hAnsi="Arial" w:cs="Arial"/>
          <w:b/>
          <w:color w:val="000000" w:themeColor="text1"/>
          <w:sz w:val="28"/>
          <w:lang w:val="es-ES"/>
        </w:rPr>
        <w:t>Capítulo III. Documentación de requisitos</w:t>
      </w:r>
      <w:bookmarkEnd w:id="26"/>
      <w:bookmarkEnd w:id="27"/>
    </w:p>
    <w:p w:rsidR="00156518" w:rsidRPr="00191070" w:rsidRDefault="00156518" w:rsidP="00B55342">
      <w:pPr>
        <w:pStyle w:val="NormalWeb"/>
        <w:spacing w:line="360" w:lineRule="auto"/>
        <w:jc w:val="both"/>
        <w:rPr>
          <w:rFonts w:cs="Arial"/>
          <w:lang w:val="es-ES"/>
        </w:rPr>
      </w:pPr>
      <w:r w:rsidRPr="00191070">
        <w:rPr>
          <w:rStyle w:val="Textoennegrita"/>
          <w:rFonts w:cs="Arial"/>
          <w:lang w:val="es-ES"/>
        </w:rPr>
        <w:t>Introducción</w:t>
      </w:r>
    </w:p>
    <w:p w:rsidR="007F5744" w:rsidRDefault="007F5744" w:rsidP="00B55342">
      <w:pPr>
        <w:pStyle w:val="NormalWeb"/>
        <w:spacing w:line="360" w:lineRule="auto"/>
        <w:jc w:val="both"/>
        <w:rPr>
          <w:rFonts w:cs="Arial"/>
          <w:lang w:val="es-ES"/>
        </w:rPr>
      </w:pPr>
    </w:p>
    <w:p w:rsidR="00156518" w:rsidRPr="00191070" w:rsidRDefault="00156518" w:rsidP="00B55342">
      <w:pPr>
        <w:pStyle w:val="NormalWeb"/>
        <w:spacing w:line="360" w:lineRule="auto"/>
        <w:jc w:val="both"/>
        <w:rPr>
          <w:rFonts w:cs="Arial"/>
          <w:lang w:val="es-ES"/>
        </w:rPr>
      </w:pPr>
      <w:r w:rsidRPr="00191070">
        <w:rPr>
          <w:rFonts w:cs="Arial"/>
          <w:lang w:val="es-ES"/>
        </w:rPr>
        <w:t>El presente capítulo tiene como propósito describir los requisitos que definen el comportamiento y las características de la solución informática propuesta. Se establecen los requisitos funcionales y no funcionales del sistema, así como su agrupación por casos de uso, los cuales constituyen la base para el diseño e implementación de la aplicación web.</w:t>
      </w:r>
    </w:p>
    <w:p w:rsidR="00156518" w:rsidRPr="00191070" w:rsidRDefault="00156518" w:rsidP="00B55342">
      <w:pPr>
        <w:pStyle w:val="NormalWeb"/>
        <w:spacing w:line="360" w:lineRule="auto"/>
        <w:jc w:val="both"/>
        <w:rPr>
          <w:rFonts w:cs="Arial"/>
          <w:lang w:val="es-ES"/>
        </w:rPr>
      </w:pPr>
      <w:r w:rsidRPr="00191070">
        <w:rPr>
          <w:rFonts w:cs="Arial"/>
          <w:lang w:val="es-ES"/>
        </w:rPr>
        <w:t xml:space="preserve">El proceso de levantamiento de requisitos se realizó mediante entrevistas con el personal involucrado, observación directa de los procesos actuales y análisis de las limitaciones del sistema manual. Posteriormente, los requisitos fueron priorizados y clasificados de acuerdo con su relevancia para el negocio y su complejidad técnica, siguiendo los principios de la metodología Extreme </w:t>
      </w:r>
      <w:proofErr w:type="spellStart"/>
      <w:r w:rsidRPr="00191070">
        <w:rPr>
          <w:rFonts w:cs="Arial"/>
          <w:lang w:val="es-ES"/>
        </w:rPr>
        <w:t>Programming</w:t>
      </w:r>
      <w:proofErr w:type="spellEnd"/>
      <w:r w:rsidRPr="00191070">
        <w:rPr>
          <w:rFonts w:cs="Arial"/>
          <w:lang w:val="es-ES"/>
        </w:rPr>
        <w:t xml:space="preserve"> (XP), que promueve la comunicación constante con el cliente y la adaptación continua a los cambios.</w:t>
      </w:r>
    </w:p>
    <w:p w:rsidR="00156518" w:rsidRPr="00191070" w:rsidRDefault="00156518" w:rsidP="00B55342">
      <w:pPr>
        <w:spacing w:line="360" w:lineRule="auto"/>
        <w:jc w:val="both"/>
        <w:rPr>
          <w:rFonts w:cs="Arial"/>
          <w:szCs w:val="24"/>
          <w:lang w:val="es-ES"/>
        </w:rPr>
      </w:pPr>
    </w:p>
    <w:p w:rsidR="00156518" w:rsidRPr="00191070" w:rsidRDefault="00156518" w:rsidP="00B55342">
      <w:pPr>
        <w:pStyle w:val="Ttulo3"/>
        <w:spacing w:line="360" w:lineRule="auto"/>
        <w:jc w:val="both"/>
        <w:rPr>
          <w:rFonts w:ascii="Arial" w:hAnsi="Arial" w:cs="Arial"/>
          <w:b/>
          <w:color w:val="000000" w:themeColor="text1"/>
          <w:lang w:val="es-ES"/>
        </w:rPr>
      </w:pPr>
      <w:bookmarkStart w:id="28" w:name="_Toc213140318"/>
      <w:bookmarkStart w:id="29" w:name="_Toc216556287"/>
      <w:r w:rsidRPr="00191070">
        <w:rPr>
          <w:rFonts w:ascii="Arial" w:hAnsi="Arial" w:cs="Arial"/>
          <w:b/>
          <w:color w:val="000000" w:themeColor="text1"/>
          <w:lang w:val="es-ES"/>
        </w:rPr>
        <w:t>3.1 Requisitos funcionales</w:t>
      </w:r>
      <w:bookmarkEnd w:id="28"/>
      <w:bookmarkEnd w:id="29"/>
    </w:p>
    <w:p w:rsidR="00156518" w:rsidRPr="00191070" w:rsidRDefault="00156518" w:rsidP="00B55342">
      <w:pPr>
        <w:pStyle w:val="NormalWeb"/>
        <w:spacing w:line="360" w:lineRule="auto"/>
        <w:jc w:val="both"/>
        <w:rPr>
          <w:rFonts w:cs="Arial"/>
          <w:lang w:val="es-ES"/>
        </w:rPr>
      </w:pPr>
      <w:r w:rsidRPr="00191070">
        <w:rPr>
          <w:rFonts w:cs="Arial"/>
          <w:lang w:val="es-ES"/>
        </w:rPr>
        <w:t xml:space="preserve">Los requisitos funcionales fueron determinados considerando las principales operaciones del negocio: gestión de pedidos, control de inventario, registro de pagos y administración de devoluciones. Se evaluaron bajo los criterios de </w:t>
      </w:r>
      <w:r w:rsidRPr="00191070">
        <w:rPr>
          <w:rStyle w:val="Textoennegrita"/>
          <w:rFonts w:cs="Arial"/>
          <w:lang w:val="es-ES"/>
        </w:rPr>
        <w:t>prioridad</w:t>
      </w:r>
      <w:r w:rsidRPr="00191070">
        <w:rPr>
          <w:rFonts w:cs="Arial"/>
          <w:lang w:val="es-ES"/>
        </w:rPr>
        <w:t xml:space="preserve"> (nivel de impacto en el funcionamiento del sistema) y </w:t>
      </w:r>
      <w:r w:rsidRPr="00191070">
        <w:rPr>
          <w:rStyle w:val="Textoennegrita"/>
          <w:rFonts w:cs="Arial"/>
          <w:lang w:val="es-ES"/>
        </w:rPr>
        <w:t>complejidad</w:t>
      </w:r>
      <w:r w:rsidRPr="00191070">
        <w:rPr>
          <w:rFonts w:cs="Arial"/>
          <w:lang w:val="es-ES"/>
        </w:rPr>
        <w:t xml:space="preserve"> (esfuerzo técnico estimado para su implementación).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82"/>
        <w:gridCol w:w="2061"/>
        <w:gridCol w:w="3648"/>
        <w:gridCol w:w="1134"/>
        <w:gridCol w:w="1536"/>
      </w:tblGrid>
      <w:tr w:rsidR="008202A4" w:rsidRPr="00191070" w:rsidTr="00364824">
        <w:trPr>
          <w:tblHeader/>
          <w:tblCellSpacing w:w="15" w:type="dxa"/>
        </w:trPr>
        <w:tc>
          <w:tcPr>
            <w:tcW w:w="0" w:type="auto"/>
            <w:vAlign w:val="center"/>
            <w:hideMark/>
          </w:tcPr>
          <w:p w:rsidR="00364824" w:rsidRPr="00191070" w:rsidRDefault="00364824" w:rsidP="00B55342">
            <w:pPr>
              <w:spacing w:line="360" w:lineRule="auto"/>
              <w:jc w:val="both"/>
              <w:rPr>
                <w:rFonts w:eastAsia="Times New Roman" w:cs="Arial"/>
                <w:b/>
                <w:bCs/>
                <w:szCs w:val="24"/>
                <w:lang w:eastAsia="en-US"/>
              </w:rPr>
            </w:pPr>
            <w:r w:rsidRPr="00191070">
              <w:rPr>
                <w:rFonts w:eastAsia="Times New Roman" w:cs="Arial"/>
                <w:b/>
                <w:bCs/>
                <w:szCs w:val="24"/>
                <w:lang w:eastAsia="en-US"/>
              </w:rPr>
              <w:lastRenderedPageBreak/>
              <w:t>No.</w:t>
            </w:r>
          </w:p>
        </w:tc>
        <w:tc>
          <w:tcPr>
            <w:tcW w:w="0" w:type="auto"/>
            <w:vAlign w:val="center"/>
            <w:hideMark/>
          </w:tcPr>
          <w:p w:rsidR="00364824" w:rsidRPr="00191070" w:rsidRDefault="00364824" w:rsidP="00B55342">
            <w:pPr>
              <w:spacing w:line="360" w:lineRule="auto"/>
              <w:jc w:val="both"/>
              <w:rPr>
                <w:rFonts w:eastAsia="Times New Roman" w:cs="Arial"/>
                <w:b/>
                <w:bCs/>
                <w:szCs w:val="24"/>
                <w:lang w:eastAsia="en-US"/>
              </w:rPr>
            </w:pPr>
            <w:r w:rsidRPr="00191070">
              <w:rPr>
                <w:rFonts w:eastAsia="Times New Roman" w:cs="Arial"/>
                <w:b/>
                <w:bCs/>
                <w:szCs w:val="24"/>
                <w:lang w:eastAsia="en-US"/>
              </w:rPr>
              <w:t>Nombre</w:t>
            </w:r>
          </w:p>
        </w:tc>
        <w:tc>
          <w:tcPr>
            <w:tcW w:w="0" w:type="auto"/>
            <w:vAlign w:val="center"/>
            <w:hideMark/>
          </w:tcPr>
          <w:p w:rsidR="00364824" w:rsidRPr="00191070" w:rsidRDefault="00364824" w:rsidP="00B55342">
            <w:pPr>
              <w:spacing w:line="360" w:lineRule="auto"/>
              <w:jc w:val="both"/>
              <w:rPr>
                <w:rFonts w:eastAsia="Times New Roman" w:cs="Arial"/>
                <w:b/>
                <w:bCs/>
                <w:szCs w:val="24"/>
                <w:lang w:eastAsia="en-US"/>
              </w:rPr>
            </w:pPr>
            <w:r w:rsidRPr="00191070">
              <w:rPr>
                <w:rFonts w:eastAsia="Times New Roman" w:cs="Arial"/>
                <w:b/>
                <w:bCs/>
                <w:szCs w:val="24"/>
                <w:lang w:eastAsia="en-US"/>
              </w:rPr>
              <w:t>Descripción</w:t>
            </w:r>
          </w:p>
        </w:tc>
        <w:tc>
          <w:tcPr>
            <w:tcW w:w="0" w:type="auto"/>
            <w:vAlign w:val="center"/>
            <w:hideMark/>
          </w:tcPr>
          <w:p w:rsidR="00364824" w:rsidRPr="00191070" w:rsidRDefault="00364824" w:rsidP="00B55342">
            <w:pPr>
              <w:spacing w:line="360" w:lineRule="auto"/>
              <w:jc w:val="both"/>
              <w:rPr>
                <w:rFonts w:eastAsia="Times New Roman" w:cs="Arial"/>
                <w:b/>
                <w:bCs/>
                <w:szCs w:val="24"/>
                <w:lang w:eastAsia="en-US"/>
              </w:rPr>
            </w:pPr>
            <w:r w:rsidRPr="00191070">
              <w:rPr>
                <w:rFonts w:eastAsia="Times New Roman" w:cs="Arial"/>
                <w:b/>
                <w:bCs/>
                <w:szCs w:val="24"/>
                <w:lang w:eastAsia="en-US"/>
              </w:rPr>
              <w:t>Prioridad</w:t>
            </w:r>
          </w:p>
        </w:tc>
        <w:tc>
          <w:tcPr>
            <w:tcW w:w="0" w:type="auto"/>
            <w:vAlign w:val="center"/>
            <w:hideMark/>
          </w:tcPr>
          <w:p w:rsidR="00364824" w:rsidRPr="00191070" w:rsidRDefault="00364824" w:rsidP="00B55342">
            <w:pPr>
              <w:spacing w:line="360" w:lineRule="auto"/>
              <w:jc w:val="both"/>
              <w:rPr>
                <w:rFonts w:eastAsia="Times New Roman" w:cs="Arial"/>
                <w:b/>
                <w:bCs/>
                <w:szCs w:val="24"/>
                <w:lang w:eastAsia="en-US"/>
              </w:rPr>
            </w:pPr>
            <w:proofErr w:type="spellStart"/>
            <w:r w:rsidRPr="00191070">
              <w:rPr>
                <w:rFonts w:eastAsia="Times New Roman" w:cs="Arial"/>
                <w:b/>
                <w:bCs/>
                <w:szCs w:val="24"/>
                <w:lang w:eastAsia="en-US"/>
              </w:rPr>
              <w:t>Complejidad</w:t>
            </w:r>
            <w:proofErr w:type="spellEnd"/>
          </w:p>
        </w:tc>
      </w:tr>
      <w:tr w:rsidR="008202A4" w:rsidRPr="00191070" w:rsidTr="00364824">
        <w:trPr>
          <w:tblCellSpacing w:w="15" w:type="dxa"/>
        </w:trPr>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RF1</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proofErr w:type="spellStart"/>
            <w:r w:rsidRPr="00191070">
              <w:rPr>
                <w:rFonts w:eastAsia="Times New Roman" w:cs="Arial"/>
                <w:szCs w:val="24"/>
                <w:lang w:eastAsia="en-US"/>
              </w:rPr>
              <w:t>Crear</w:t>
            </w:r>
            <w:proofErr w:type="spellEnd"/>
            <w:r w:rsidRPr="00191070">
              <w:rPr>
                <w:rFonts w:eastAsia="Times New Roman" w:cs="Arial"/>
                <w:szCs w:val="24"/>
                <w:lang w:eastAsia="en-US"/>
              </w:rPr>
              <w:t xml:space="preserve"> </w:t>
            </w:r>
            <w:proofErr w:type="spellStart"/>
            <w:r w:rsidRPr="00191070">
              <w:rPr>
                <w:rFonts w:eastAsia="Times New Roman" w:cs="Arial"/>
                <w:szCs w:val="24"/>
                <w:lang w:eastAsia="en-US"/>
              </w:rPr>
              <w:t>cuenta</w:t>
            </w:r>
            <w:proofErr w:type="spellEnd"/>
            <w:r w:rsidRPr="00191070">
              <w:rPr>
                <w:rFonts w:eastAsia="Times New Roman" w:cs="Arial"/>
                <w:szCs w:val="24"/>
                <w:lang w:eastAsia="en-US"/>
              </w:rPr>
              <w:t xml:space="preserve"> de </w:t>
            </w:r>
            <w:proofErr w:type="spellStart"/>
            <w:r w:rsidRPr="00191070">
              <w:rPr>
                <w:rFonts w:eastAsia="Times New Roman" w:cs="Arial"/>
                <w:szCs w:val="24"/>
                <w:lang w:eastAsia="en-US"/>
              </w:rPr>
              <w:t>cliente</w:t>
            </w:r>
            <w:proofErr w:type="spellEnd"/>
          </w:p>
        </w:tc>
        <w:tc>
          <w:tcPr>
            <w:tcW w:w="0" w:type="auto"/>
            <w:vAlign w:val="center"/>
            <w:hideMark/>
          </w:tcPr>
          <w:p w:rsidR="00364824" w:rsidRPr="00191070" w:rsidRDefault="00364824" w:rsidP="00B55342">
            <w:pPr>
              <w:spacing w:line="360" w:lineRule="auto"/>
              <w:jc w:val="both"/>
              <w:rPr>
                <w:rFonts w:eastAsia="Times New Roman" w:cs="Arial"/>
                <w:szCs w:val="24"/>
                <w:lang w:val="es-ES" w:eastAsia="en-US"/>
              </w:rPr>
            </w:pPr>
            <w:r w:rsidRPr="00191070">
              <w:rPr>
                <w:rFonts w:eastAsia="Times New Roman" w:cs="Arial"/>
                <w:szCs w:val="24"/>
                <w:lang w:val="es-ES" w:eastAsia="en-US"/>
              </w:rPr>
              <w:t>Permitir registrar cuentas de clientes con datos de contacto (nombre, RUC/ID, dirección, correo, teléfonos).</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Alta</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Media</w:t>
            </w:r>
          </w:p>
        </w:tc>
      </w:tr>
      <w:tr w:rsidR="008202A4" w:rsidRPr="00191070" w:rsidTr="00364824">
        <w:trPr>
          <w:tblCellSpacing w:w="15" w:type="dxa"/>
        </w:trPr>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RF2</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proofErr w:type="spellStart"/>
            <w:r w:rsidRPr="00191070">
              <w:rPr>
                <w:rFonts w:eastAsia="Times New Roman" w:cs="Arial"/>
                <w:szCs w:val="24"/>
                <w:lang w:eastAsia="en-US"/>
              </w:rPr>
              <w:t>Modificar</w:t>
            </w:r>
            <w:proofErr w:type="spellEnd"/>
            <w:r w:rsidRPr="00191070">
              <w:rPr>
                <w:rFonts w:eastAsia="Times New Roman" w:cs="Arial"/>
                <w:szCs w:val="24"/>
                <w:lang w:eastAsia="en-US"/>
              </w:rPr>
              <w:t xml:space="preserve"> </w:t>
            </w:r>
            <w:proofErr w:type="spellStart"/>
            <w:r w:rsidRPr="00191070">
              <w:rPr>
                <w:rFonts w:eastAsia="Times New Roman" w:cs="Arial"/>
                <w:szCs w:val="24"/>
                <w:lang w:eastAsia="en-US"/>
              </w:rPr>
              <w:t>datos</w:t>
            </w:r>
            <w:proofErr w:type="spellEnd"/>
            <w:r w:rsidRPr="00191070">
              <w:rPr>
                <w:rFonts w:eastAsia="Times New Roman" w:cs="Arial"/>
                <w:szCs w:val="24"/>
                <w:lang w:eastAsia="en-US"/>
              </w:rPr>
              <w:t xml:space="preserve"> de </w:t>
            </w:r>
            <w:proofErr w:type="spellStart"/>
            <w:r w:rsidRPr="00191070">
              <w:rPr>
                <w:rFonts w:eastAsia="Times New Roman" w:cs="Arial"/>
                <w:szCs w:val="24"/>
                <w:lang w:eastAsia="en-US"/>
              </w:rPr>
              <w:t>cliente</w:t>
            </w:r>
            <w:proofErr w:type="spellEnd"/>
          </w:p>
        </w:tc>
        <w:tc>
          <w:tcPr>
            <w:tcW w:w="0" w:type="auto"/>
            <w:vAlign w:val="center"/>
            <w:hideMark/>
          </w:tcPr>
          <w:p w:rsidR="00364824" w:rsidRPr="00191070" w:rsidRDefault="00364824" w:rsidP="008202A4">
            <w:pPr>
              <w:spacing w:line="360" w:lineRule="auto"/>
              <w:jc w:val="both"/>
              <w:rPr>
                <w:rFonts w:eastAsia="Times New Roman" w:cs="Arial"/>
                <w:szCs w:val="24"/>
                <w:lang w:val="es-ES" w:eastAsia="en-US"/>
              </w:rPr>
            </w:pPr>
            <w:r w:rsidRPr="00191070">
              <w:rPr>
                <w:rFonts w:eastAsia="Times New Roman" w:cs="Arial"/>
                <w:szCs w:val="24"/>
                <w:lang w:val="es-ES" w:eastAsia="en-US"/>
              </w:rPr>
              <w:t>Permitir actualizar la información del cliente registrada</w:t>
            </w:r>
            <w:r w:rsidR="008202A4">
              <w:rPr>
                <w:rFonts w:eastAsia="Times New Roman" w:cs="Arial"/>
                <w:szCs w:val="24"/>
                <w:lang w:val="es-ES" w:eastAsia="en-US"/>
              </w:rPr>
              <w:t>(</w:t>
            </w:r>
            <w:r w:rsidR="008202A4" w:rsidRPr="00191070">
              <w:rPr>
                <w:rFonts w:eastAsia="Times New Roman" w:cs="Arial"/>
                <w:szCs w:val="24"/>
                <w:lang w:val="es-ES" w:eastAsia="en-US"/>
              </w:rPr>
              <w:t>nombre, dirección, correo, teléfonos</w:t>
            </w:r>
            <w:r w:rsidR="008202A4">
              <w:rPr>
                <w:rFonts w:eastAsia="Times New Roman" w:cs="Arial"/>
                <w:szCs w:val="24"/>
                <w:lang w:val="es-ES" w:eastAsia="en-US"/>
              </w:rPr>
              <w:t>)</w:t>
            </w:r>
            <w:r w:rsidRPr="00191070">
              <w:rPr>
                <w:rFonts w:eastAsia="Times New Roman" w:cs="Arial"/>
                <w:szCs w:val="24"/>
                <w:lang w:val="es-ES" w:eastAsia="en-US"/>
              </w:rPr>
              <w:t>.</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Alta</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Media</w:t>
            </w:r>
          </w:p>
        </w:tc>
      </w:tr>
      <w:tr w:rsidR="008202A4" w:rsidRPr="00191070" w:rsidTr="00364824">
        <w:trPr>
          <w:tblCellSpacing w:w="15" w:type="dxa"/>
        </w:trPr>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RF3</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proofErr w:type="spellStart"/>
            <w:r w:rsidRPr="00191070">
              <w:rPr>
                <w:rFonts w:eastAsia="Times New Roman" w:cs="Arial"/>
                <w:szCs w:val="24"/>
                <w:lang w:eastAsia="en-US"/>
              </w:rPr>
              <w:t>Eliminar</w:t>
            </w:r>
            <w:proofErr w:type="spellEnd"/>
            <w:r w:rsidRPr="00191070">
              <w:rPr>
                <w:rFonts w:eastAsia="Times New Roman" w:cs="Arial"/>
                <w:szCs w:val="24"/>
                <w:lang w:eastAsia="en-US"/>
              </w:rPr>
              <w:t xml:space="preserve"> </w:t>
            </w:r>
            <w:proofErr w:type="spellStart"/>
            <w:r w:rsidRPr="00191070">
              <w:rPr>
                <w:rFonts w:eastAsia="Times New Roman" w:cs="Arial"/>
                <w:szCs w:val="24"/>
                <w:lang w:eastAsia="en-US"/>
              </w:rPr>
              <w:t>cliente</w:t>
            </w:r>
            <w:proofErr w:type="spellEnd"/>
          </w:p>
        </w:tc>
        <w:tc>
          <w:tcPr>
            <w:tcW w:w="0" w:type="auto"/>
            <w:vAlign w:val="center"/>
            <w:hideMark/>
          </w:tcPr>
          <w:p w:rsidR="00364824" w:rsidRPr="00191070" w:rsidRDefault="00364824" w:rsidP="008202A4">
            <w:pPr>
              <w:spacing w:line="360" w:lineRule="auto"/>
              <w:jc w:val="both"/>
              <w:rPr>
                <w:rFonts w:eastAsia="Times New Roman" w:cs="Arial"/>
                <w:szCs w:val="24"/>
                <w:lang w:val="es-ES" w:eastAsia="en-US"/>
              </w:rPr>
            </w:pPr>
            <w:r w:rsidRPr="00191070">
              <w:rPr>
                <w:rFonts w:eastAsia="Times New Roman" w:cs="Arial"/>
                <w:szCs w:val="24"/>
                <w:lang w:val="es-ES" w:eastAsia="en-US"/>
              </w:rPr>
              <w:t>Permitir marcar o eliminar clientes inactivos según política</w:t>
            </w:r>
            <w:r w:rsidR="008202A4">
              <w:rPr>
                <w:rFonts w:eastAsia="Times New Roman" w:cs="Arial"/>
                <w:szCs w:val="24"/>
                <w:lang w:val="es-ES" w:eastAsia="en-US"/>
              </w:rPr>
              <w:t>(Se eliminaran todos los pedidos de ese cliente, historial de acción y pagos correspondiente)</w:t>
            </w:r>
            <w:r w:rsidRPr="00191070">
              <w:rPr>
                <w:rFonts w:eastAsia="Times New Roman" w:cs="Arial"/>
                <w:szCs w:val="24"/>
                <w:lang w:val="es-ES" w:eastAsia="en-US"/>
              </w:rPr>
              <w:t>.</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Media</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Media</w:t>
            </w:r>
          </w:p>
        </w:tc>
      </w:tr>
      <w:tr w:rsidR="008202A4" w:rsidRPr="00191070" w:rsidTr="00364824">
        <w:trPr>
          <w:tblCellSpacing w:w="15" w:type="dxa"/>
        </w:trPr>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RF4</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proofErr w:type="spellStart"/>
            <w:r w:rsidRPr="00191070">
              <w:rPr>
                <w:rFonts w:eastAsia="Times New Roman" w:cs="Arial"/>
                <w:szCs w:val="24"/>
                <w:lang w:eastAsia="en-US"/>
              </w:rPr>
              <w:t>Consultar</w:t>
            </w:r>
            <w:proofErr w:type="spellEnd"/>
            <w:r w:rsidRPr="00191070">
              <w:rPr>
                <w:rFonts w:eastAsia="Times New Roman" w:cs="Arial"/>
                <w:szCs w:val="24"/>
                <w:lang w:eastAsia="en-US"/>
              </w:rPr>
              <w:t xml:space="preserve"> </w:t>
            </w:r>
            <w:proofErr w:type="spellStart"/>
            <w:r w:rsidRPr="00191070">
              <w:rPr>
                <w:rFonts w:eastAsia="Times New Roman" w:cs="Arial"/>
                <w:szCs w:val="24"/>
                <w:lang w:eastAsia="en-US"/>
              </w:rPr>
              <w:t>clientes</w:t>
            </w:r>
            <w:proofErr w:type="spellEnd"/>
          </w:p>
        </w:tc>
        <w:tc>
          <w:tcPr>
            <w:tcW w:w="0" w:type="auto"/>
            <w:vAlign w:val="center"/>
            <w:hideMark/>
          </w:tcPr>
          <w:p w:rsidR="00364824" w:rsidRPr="00191070" w:rsidRDefault="008202A4" w:rsidP="008202A4">
            <w:pPr>
              <w:spacing w:line="360" w:lineRule="auto"/>
              <w:jc w:val="both"/>
              <w:rPr>
                <w:rFonts w:eastAsia="Times New Roman" w:cs="Arial"/>
                <w:szCs w:val="24"/>
                <w:lang w:val="es-ES" w:eastAsia="en-US"/>
              </w:rPr>
            </w:pPr>
            <w:r>
              <w:rPr>
                <w:rFonts w:eastAsia="Times New Roman" w:cs="Arial"/>
                <w:szCs w:val="24"/>
                <w:lang w:val="es-ES" w:eastAsia="en-US"/>
              </w:rPr>
              <w:t xml:space="preserve">Listar clientes, </w:t>
            </w:r>
            <w:proofErr w:type="spellStart"/>
            <w:r>
              <w:rPr>
                <w:rFonts w:eastAsia="Times New Roman" w:cs="Arial"/>
                <w:szCs w:val="24"/>
                <w:lang w:val="es-ES" w:eastAsia="en-US"/>
              </w:rPr>
              <w:t>asi</w:t>
            </w:r>
            <w:proofErr w:type="spellEnd"/>
            <w:r>
              <w:rPr>
                <w:rFonts w:eastAsia="Times New Roman" w:cs="Arial"/>
                <w:szCs w:val="24"/>
                <w:lang w:val="es-ES" w:eastAsia="en-US"/>
              </w:rPr>
              <w:t xml:space="preserve"> como sus datos e información de contacto(</w:t>
            </w:r>
            <w:r w:rsidRPr="00191070">
              <w:rPr>
                <w:rFonts w:eastAsia="Times New Roman" w:cs="Arial"/>
                <w:szCs w:val="24"/>
                <w:lang w:val="es-ES" w:eastAsia="en-US"/>
              </w:rPr>
              <w:t>nombre</w:t>
            </w:r>
            <w:r>
              <w:rPr>
                <w:rFonts w:eastAsia="Times New Roman" w:cs="Arial"/>
                <w:szCs w:val="24"/>
                <w:lang w:val="es-ES" w:eastAsia="en-US"/>
              </w:rPr>
              <w:t xml:space="preserve">, </w:t>
            </w:r>
            <w:r w:rsidRPr="00191070">
              <w:rPr>
                <w:rFonts w:eastAsia="Times New Roman" w:cs="Arial"/>
                <w:szCs w:val="24"/>
                <w:lang w:val="es-ES" w:eastAsia="en-US"/>
              </w:rPr>
              <w:t>dirección, correo, teléfonos</w:t>
            </w:r>
            <w:r>
              <w:rPr>
                <w:rFonts w:eastAsia="Times New Roman" w:cs="Arial"/>
                <w:szCs w:val="24"/>
                <w:lang w:val="es-ES" w:eastAsia="en-US"/>
              </w:rPr>
              <w:t>).</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Alta</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Baja</w:t>
            </w:r>
          </w:p>
        </w:tc>
      </w:tr>
      <w:tr w:rsidR="008202A4" w:rsidRPr="00191070" w:rsidTr="00364824">
        <w:trPr>
          <w:tblCellSpacing w:w="15" w:type="dxa"/>
        </w:trPr>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RF5</w:t>
            </w:r>
          </w:p>
        </w:tc>
        <w:tc>
          <w:tcPr>
            <w:tcW w:w="0" w:type="auto"/>
            <w:vAlign w:val="center"/>
            <w:hideMark/>
          </w:tcPr>
          <w:p w:rsidR="00364824" w:rsidRPr="00191070" w:rsidRDefault="00E40E6A" w:rsidP="00B55342">
            <w:pPr>
              <w:spacing w:line="360" w:lineRule="auto"/>
              <w:jc w:val="both"/>
              <w:rPr>
                <w:rFonts w:eastAsia="Times New Roman" w:cs="Arial"/>
                <w:szCs w:val="24"/>
                <w:lang w:eastAsia="en-US"/>
              </w:rPr>
            </w:pPr>
            <w:proofErr w:type="spellStart"/>
            <w:r w:rsidRPr="00191070">
              <w:rPr>
                <w:rFonts w:eastAsia="Times New Roman" w:cs="Arial"/>
                <w:szCs w:val="24"/>
                <w:lang w:eastAsia="en-US"/>
              </w:rPr>
              <w:t>Iniciar</w:t>
            </w:r>
            <w:proofErr w:type="spellEnd"/>
            <w:r w:rsidRPr="00191070">
              <w:rPr>
                <w:rFonts w:eastAsia="Times New Roman" w:cs="Arial"/>
                <w:szCs w:val="24"/>
                <w:lang w:eastAsia="en-US"/>
              </w:rPr>
              <w:t xml:space="preserve"> </w:t>
            </w:r>
            <w:r w:rsidR="00364824" w:rsidRPr="00191070">
              <w:rPr>
                <w:rFonts w:eastAsia="Times New Roman" w:cs="Arial"/>
                <w:szCs w:val="24"/>
                <w:lang w:eastAsia="en-US"/>
              </w:rPr>
              <w:t xml:space="preserve"> </w:t>
            </w:r>
            <w:proofErr w:type="spellStart"/>
            <w:r w:rsidR="00364824" w:rsidRPr="00191070">
              <w:rPr>
                <w:rFonts w:eastAsia="Times New Roman" w:cs="Arial"/>
                <w:szCs w:val="24"/>
                <w:lang w:eastAsia="en-US"/>
              </w:rPr>
              <w:t>sesión</w:t>
            </w:r>
            <w:proofErr w:type="spellEnd"/>
            <w:r w:rsidR="00364824" w:rsidRPr="00191070">
              <w:rPr>
                <w:rFonts w:eastAsia="Times New Roman" w:cs="Arial"/>
                <w:szCs w:val="24"/>
                <w:lang w:eastAsia="en-US"/>
              </w:rPr>
              <w:t xml:space="preserve"> (</w:t>
            </w:r>
            <w:proofErr w:type="spellStart"/>
            <w:r w:rsidR="00364824" w:rsidRPr="00191070">
              <w:rPr>
                <w:rFonts w:eastAsia="Times New Roman" w:cs="Arial"/>
                <w:szCs w:val="24"/>
                <w:lang w:eastAsia="en-US"/>
              </w:rPr>
              <w:t>autenticación</w:t>
            </w:r>
            <w:proofErr w:type="spellEnd"/>
            <w:r w:rsidR="00364824" w:rsidRPr="00191070">
              <w:rPr>
                <w:rFonts w:eastAsia="Times New Roman" w:cs="Arial"/>
                <w:szCs w:val="24"/>
                <w:lang w:eastAsia="en-US"/>
              </w:rPr>
              <w:t>)</w:t>
            </w:r>
          </w:p>
        </w:tc>
        <w:tc>
          <w:tcPr>
            <w:tcW w:w="0" w:type="auto"/>
            <w:vAlign w:val="center"/>
            <w:hideMark/>
          </w:tcPr>
          <w:p w:rsidR="00364824" w:rsidRPr="00191070" w:rsidRDefault="00364824" w:rsidP="00B55342">
            <w:pPr>
              <w:spacing w:line="360" w:lineRule="auto"/>
              <w:jc w:val="both"/>
              <w:rPr>
                <w:rFonts w:eastAsia="Times New Roman" w:cs="Arial"/>
                <w:szCs w:val="24"/>
                <w:lang w:val="es-ES" w:eastAsia="en-US"/>
              </w:rPr>
            </w:pPr>
            <w:r w:rsidRPr="00191070">
              <w:rPr>
                <w:rFonts w:eastAsia="Times New Roman" w:cs="Arial"/>
                <w:szCs w:val="24"/>
                <w:lang w:val="es-ES" w:eastAsia="en-US"/>
              </w:rPr>
              <w:t>Inicio de sesión seguro para clientes y trabajadores</w:t>
            </w:r>
            <w:r w:rsidR="008202A4">
              <w:rPr>
                <w:rFonts w:eastAsia="Times New Roman" w:cs="Arial"/>
                <w:szCs w:val="24"/>
                <w:lang w:val="es-ES" w:eastAsia="en-US"/>
              </w:rPr>
              <w:t xml:space="preserve"> con </w:t>
            </w:r>
            <w:proofErr w:type="spellStart"/>
            <w:r w:rsidR="008202A4">
              <w:rPr>
                <w:rFonts w:eastAsia="Times New Roman" w:cs="Arial"/>
                <w:szCs w:val="24"/>
                <w:lang w:val="es-ES" w:eastAsia="en-US"/>
              </w:rPr>
              <w:t>username</w:t>
            </w:r>
            <w:proofErr w:type="spellEnd"/>
            <w:r w:rsidR="008202A4">
              <w:rPr>
                <w:rFonts w:eastAsia="Times New Roman" w:cs="Arial"/>
                <w:szCs w:val="24"/>
                <w:lang w:val="es-ES" w:eastAsia="en-US"/>
              </w:rPr>
              <w:t xml:space="preserve"> y contraseña cifrada</w:t>
            </w:r>
            <w:r w:rsidRPr="00191070">
              <w:rPr>
                <w:rFonts w:eastAsia="Times New Roman" w:cs="Arial"/>
                <w:szCs w:val="24"/>
                <w:lang w:val="es-ES" w:eastAsia="en-US"/>
              </w:rPr>
              <w:t>.</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Alta</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Media</w:t>
            </w:r>
          </w:p>
        </w:tc>
      </w:tr>
      <w:tr w:rsidR="008202A4" w:rsidRPr="00191070" w:rsidTr="00364824">
        <w:trPr>
          <w:tblCellSpacing w:w="15" w:type="dxa"/>
        </w:trPr>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lastRenderedPageBreak/>
              <w:t>RF6</w:t>
            </w:r>
          </w:p>
        </w:tc>
        <w:tc>
          <w:tcPr>
            <w:tcW w:w="0" w:type="auto"/>
            <w:vAlign w:val="center"/>
            <w:hideMark/>
          </w:tcPr>
          <w:p w:rsidR="00364824" w:rsidRPr="00191070" w:rsidRDefault="00E40E6A" w:rsidP="00B55342">
            <w:pPr>
              <w:spacing w:line="360" w:lineRule="auto"/>
              <w:jc w:val="both"/>
              <w:rPr>
                <w:rFonts w:eastAsia="Times New Roman" w:cs="Arial"/>
                <w:szCs w:val="24"/>
                <w:lang w:eastAsia="en-US"/>
              </w:rPr>
            </w:pPr>
            <w:proofErr w:type="spellStart"/>
            <w:r w:rsidRPr="00191070">
              <w:rPr>
                <w:rFonts w:eastAsia="Times New Roman" w:cs="Arial"/>
                <w:szCs w:val="24"/>
                <w:lang w:eastAsia="en-US"/>
              </w:rPr>
              <w:t>Cerrar</w:t>
            </w:r>
            <w:proofErr w:type="spellEnd"/>
            <w:r w:rsidR="00364824" w:rsidRPr="00191070">
              <w:rPr>
                <w:rFonts w:eastAsia="Times New Roman" w:cs="Arial"/>
                <w:szCs w:val="24"/>
                <w:lang w:eastAsia="en-US"/>
              </w:rPr>
              <w:t xml:space="preserve"> </w:t>
            </w:r>
            <w:proofErr w:type="spellStart"/>
            <w:r w:rsidR="00364824" w:rsidRPr="00191070">
              <w:rPr>
                <w:rFonts w:eastAsia="Times New Roman" w:cs="Arial"/>
                <w:szCs w:val="24"/>
                <w:lang w:eastAsia="en-US"/>
              </w:rPr>
              <w:t>sesión</w:t>
            </w:r>
            <w:proofErr w:type="spellEnd"/>
          </w:p>
        </w:tc>
        <w:tc>
          <w:tcPr>
            <w:tcW w:w="0" w:type="auto"/>
            <w:vAlign w:val="center"/>
            <w:hideMark/>
          </w:tcPr>
          <w:p w:rsidR="00364824" w:rsidRPr="00191070" w:rsidRDefault="00364824" w:rsidP="00B55342">
            <w:pPr>
              <w:spacing w:line="360" w:lineRule="auto"/>
              <w:jc w:val="both"/>
              <w:rPr>
                <w:rFonts w:eastAsia="Times New Roman" w:cs="Arial"/>
                <w:szCs w:val="24"/>
                <w:lang w:val="es-ES" w:eastAsia="en-US"/>
              </w:rPr>
            </w:pPr>
            <w:r w:rsidRPr="00191070">
              <w:rPr>
                <w:rFonts w:eastAsia="Times New Roman" w:cs="Arial"/>
                <w:szCs w:val="24"/>
                <w:lang w:val="es-ES" w:eastAsia="en-US"/>
              </w:rPr>
              <w:t>Permitir cerrar sesión de forma segura</w:t>
            </w:r>
            <w:r w:rsidR="008202A4">
              <w:rPr>
                <w:rFonts w:eastAsia="Times New Roman" w:cs="Arial"/>
                <w:szCs w:val="24"/>
                <w:lang w:val="es-ES" w:eastAsia="en-US"/>
              </w:rPr>
              <w:t xml:space="preserve"> terminando con todas las transacciones de ese usuario</w:t>
            </w:r>
            <w:r w:rsidRPr="00191070">
              <w:rPr>
                <w:rFonts w:eastAsia="Times New Roman" w:cs="Arial"/>
                <w:szCs w:val="24"/>
                <w:lang w:val="es-ES" w:eastAsia="en-US"/>
              </w:rPr>
              <w:t>.</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Media</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Baja</w:t>
            </w:r>
          </w:p>
        </w:tc>
      </w:tr>
      <w:tr w:rsidR="008202A4" w:rsidRPr="00191070" w:rsidTr="00364824">
        <w:trPr>
          <w:tblCellSpacing w:w="15" w:type="dxa"/>
        </w:trPr>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RF7</w:t>
            </w:r>
          </w:p>
        </w:tc>
        <w:tc>
          <w:tcPr>
            <w:tcW w:w="0" w:type="auto"/>
            <w:vAlign w:val="center"/>
            <w:hideMark/>
          </w:tcPr>
          <w:p w:rsidR="00364824" w:rsidRPr="00191070" w:rsidRDefault="00E40E6A" w:rsidP="00B55342">
            <w:pPr>
              <w:spacing w:line="360" w:lineRule="auto"/>
              <w:jc w:val="both"/>
              <w:rPr>
                <w:rFonts w:eastAsia="Times New Roman" w:cs="Arial"/>
                <w:szCs w:val="24"/>
                <w:lang w:eastAsia="en-US"/>
              </w:rPr>
            </w:pPr>
            <w:proofErr w:type="spellStart"/>
            <w:r w:rsidRPr="00191070">
              <w:rPr>
                <w:rFonts w:eastAsia="Times New Roman" w:cs="Arial"/>
                <w:szCs w:val="24"/>
                <w:lang w:eastAsia="en-US"/>
              </w:rPr>
              <w:t>Recuperar</w:t>
            </w:r>
            <w:proofErr w:type="spellEnd"/>
            <w:r w:rsidR="00364824" w:rsidRPr="00191070">
              <w:rPr>
                <w:rFonts w:eastAsia="Times New Roman" w:cs="Arial"/>
                <w:szCs w:val="24"/>
                <w:lang w:eastAsia="en-US"/>
              </w:rPr>
              <w:t xml:space="preserve"> </w:t>
            </w:r>
            <w:proofErr w:type="spellStart"/>
            <w:r w:rsidR="00364824" w:rsidRPr="00191070">
              <w:rPr>
                <w:rFonts w:eastAsia="Times New Roman" w:cs="Arial"/>
                <w:szCs w:val="24"/>
                <w:lang w:eastAsia="en-US"/>
              </w:rPr>
              <w:t>contraseña</w:t>
            </w:r>
            <w:proofErr w:type="spellEnd"/>
          </w:p>
        </w:tc>
        <w:tc>
          <w:tcPr>
            <w:tcW w:w="0" w:type="auto"/>
            <w:vAlign w:val="center"/>
            <w:hideMark/>
          </w:tcPr>
          <w:p w:rsidR="00364824" w:rsidRPr="00191070" w:rsidRDefault="00364824" w:rsidP="00B55342">
            <w:pPr>
              <w:spacing w:line="360" w:lineRule="auto"/>
              <w:jc w:val="both"/>
              <w:rPr>
                <w:rFonts w:eastAsia="Times New Roman" w:cs="Arial"/>
                <w:szCs w:val="24"/>
                <w:lang w:val="es-ES" w:eastAsia="en-US"/>
              </w:rPr>
            </w:pPr>
            <w:r w:rsidRPr="00191070">
              <w:rPr>
                <w:rFonts w:eastAsia="Times New Roman" w:cs="Arial"/>
                <w:szCs w:val="24"/>
                <w:lang w:val="es-ES" w:eastAsia="en-US"/>
              </w:rPr>
              <w:t xml:space="preserve">Recuperación mediante correo o </w:t>
            </w:r>
            <w:proofErr w:type="spellStart"/>
            <w:r w:rsidRPr="00191070">
              <w:rPr>
                <w:rFonts w:eastAsia="Times New Roman" w:cs="Arial"/>
                <w:szCs w:val="24"/>
                <w:lang w:val="es-ES" w:eastAsia="en-US"/>
              </w:rPr>
              <w:t>token</w:t>
            </w:r>
            <w:proofErr w:type="spellEnd"/>
            <w:r w:rsidRPr="00191070">
              <w:rPr>
                <w:rFonts w:eastAsia="Times New Roman" w:cs="Arial"/>
                <w:szCs w:val="24"/>
                <w:lang w:val="es-ES" w:eastAsia="en-US"/>
              </w:rPr>
              <w:t xml:space="preserve"> seguro.</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Media</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Media</w:t>
            </w:r>
          </w:p>
        </w:tc>
      </w:tr>
      <w:tr w:rsidR="008202A4" w:rsidRPr="00191070" w:rsidTr="00364824">
        <w:trPr>
          <w:tblCellSpacing w:w="15" w:type="dxa"/>
        </w:trPr>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RF8</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proofErr w:type="spellStart"/>
            <w:r w:rsidRPr="00191070">
              <w:rPr>
                <w:rFonts w:eastAsia="Times New Roman" w:cs="Arial"/>
                <w:szCs w:val="24"/>
                <w:lang w:eastAsia="en-US"/>
              </w:rPr>
              <w:t>Crear</w:t>
            </w:r>
            <w:proofErr w:type="spellEnd"/>
            <w:r w:rsidRPr="00191070">
              <w:rPr>
                <w:rFonts w:eastAsia="Times New Roman" w:cs="Arial"/>
                <w:szCs w:val="24"/>
                <w:lang w:eastAsia="en-US"/>
              </w:rPr>
              <w:t xml:space="preserve"> </w:t>
            </w:r>
            <w:proofErr w:type="spellStart"/>
            <w:r w:rsidRPr="00191070">
              <w:rPr>
                <w:rFonts w:eastAsia="Times New Roman" w:cs="Arial"/>
                <w:szCs w:val="24"/>
                <w:lang w:eastAsia="en-US"/>
              </w:rPr>
              <w:t>rol</w:t>
            </w:r>
            <w:proofErr w:type="spellEnd"/>
          </w:p>
        </w:tc>
        <w:tc>
          <w:tcPr>
            <w:tcW w:w="0" w:type="auto"/>
            <w:vAlign w:val="center"/>
            <w:hideMark/>
          </w:tcPr>
          <w:p w:rsidR="00364824" w:rsidRPr="00191070" w:rsidRDefault="00364824" w:rsidP="00D04FEB">
            <w:pPr>
              <w:spacing w:line="360" w:lineRule="auto"/>
              <w:jc w:val="both"/>
              <w:rPr>
                <w:rFonts w:eastAsia="Times New Roman" w:cs="Arial"/>
                <w:szCs w:val="24"/>
                <w:lang w:val="es-ES" w:eastAsia="en-US"/>
              </w:rPr>
            </w:pPr>
            <w:r w:rsidRPr="00191070">
              <w:rPr>
                <w:rFonts w:eastAsia="Times New Roman" w:cs="Arial"/>
                <w:szCs w:val="24"/>
                <w:lang w:val="es-ES" w:eastAsia="en-US"/>
              </w:rPr>
              <w:t>Crear roles de usu</w:t>
            </w:r>
            <w:r w:rsidR="00D04FEB">
              <w:rPr>
                <w:rFonts w:eastAsia="Times New Roman" w:cs="Arial"/>
                <w:szCs w:val="24"/>
                <w:lang w:val="es-ES" w:eastAsia="en-US"/>
              </w:rPr>
              <w:t>arios internos al sistema (administrador, vendedor, supervisor</w:t>
            </w:r>
            <w:r w:rsidRPr="00191070">
              <w:rPr>
                <w:rFonts w:eastAsia="Times New Roman" w:cs="Arial"/>
                <w:szCs w:val="24"/>
                <w:lang w:val="es-ES" w:eastAsia="en-US"/>
              </w:rPr>
              <w:t>,).</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Alta</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Media</w:t>
            </w:r>
          </w:p>
        </w:tc>
      </w:tr>
      <w:tr w:rsidR="008202A4" w:rsidRPr="00191070" w:rsidTr="00364824">
        <w:trPr>
          <w:tblCellSpacing w:w="15" w:type="dxa"/>
        </w:trPr>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RF9</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proofErr w:type="spellStart"/>
            <w:r w:rsidRPr="00191070">
              <w:rPr>
                <w:rFonts w:eastAsia="Times New Roman" w:cs="Arial"/>
                <w:szCs w:val="24"/>
                <w:lang w:eastAsia="en-US"/>
              </w:rPr>
              <w:t>Modificar</w:t>
            </w:r>
            <w:proofErr w:type="spellEnd"/>
            <w:r w:rsidRPr="00191070">
              <w:rPr>
                <w:rFonts w:eastAsia="Times New Roman" w:cs="Arial"/>
                <w:szCs w:val="24"/>
                <w:lang w:eastAsia="en-US"/>
              </w:rPr>
              <w:t xml:space="preserve"> </w:t>
            </w:r>
            <w:proofErr w:type="spellStart"/>
            <w:r w:rsidRPr="00191070">
              <w:rPr>
                <w:rFonts w:eastAsia="Times New Roman" w:cs="Arial"/>
                <w:szCs w:val="24"/>
                <w:lang w:eastAsia="en-US"/>
              </w:rPr>
              <w:t>rol</w:t>
            </w:r>
            <w:proofErr w:type="spellEnd"/>
          </w:p>
        </w:tc>
        <w:tc>
          <w:tcPr>
            <w:tcW w:w="0" w:type="auto"/>
            <w:vAlign w:val="center"/>
            <w:hideMark/>
          </w:tcPr>
          <w:p w:rsidR="00364824" w:rsidRPr="00191070" w:rsidRDefault="00364824" w:rsidP="00B55342">
            <w:pPr>
              <w:spacing w:line="360" w:lineRule="auto"/>
              <w:jc w:val="both"/>
              <w:rPr>
                <w:rFonts w:eastAsia="Times New Roman" w:cs="Arial"/>
                <w:szCs w:val="24"/>
                <w:lang w:val="es-ES" w:eastAsia="en-US"/>
              </w:rPr>
            </w:pPr>
            <w:r w:rsidRPr="00191070">
              <w:rPr>
                <w:rFonts w:eastAsia="Times New Roman" w:cs="Arial"/>
                <w:szCs w:val="24"/>
                <w:lang w:val="es-ES" w:eastAsia="en-US"/>
              </w:rPr>
              <w:t>Editar permisos y características de roles existentes</w:t>
            </w:r>
            <w:r w:rsidR="00D04FEB">
              <w:rPr>
                <w:rFonts w:eastAsia="Times New Roman" w:cs="Arial"/>
                <w:szCs w:val="24"/>
                <w:lang w:val="es-ES" w:eastAsia="en-US"/>
              </w:rPr>
              <w:t xml:space="preserve"> como a que rol puede eliminar y añadir productos</w:t>
            </w:r>
            <w:r w:rsidRPr="00191070">
              <w:rPr>
                <w:rFonts w:eastAsia="Times New Roman" w:cs="Arial"/>
                <w:szCs w:val="24"/>
                <w:lang w:val="es-ES" w:eastAsia="en-US"/>
              </w:rPr>
              <w:t>.</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Alta</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Media</w:t>
            </w:r>
          </w:p>
        </w:tc>
      </w:tr>
      <w:tr w:rsidR="008202A4" w:rsidRPr="00191070" w:rsidTr="00364824">
        <w:trPr>
          <w:tblCellSpacing w:w="15" w:type="dxa"/>
        </w:trPr>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RF10</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proofErr w:type="spellStart"/>
            <w:r w:rsidRPr="00191070">
              <w:rPr>
                <w:rFonts w:eastAsia="Times New Roman" w:cs="Arial"/>
                <w:szCs w:val="24"/>
                <w:lang w:eastAsia="en-US"/>
              </w:rPr>
              <w:t>Eliminar</w:t>
            </w:r>
            <w:proofErr w:type="spellEnd"/>
            <w:r w:rsidRPr="00191070">
              <w:rPr>
                <w:rFonts w:eastAsia="Times New Roman" w:cs="Arial"/>
                <w:szCs w:val="24"/>
                <w:lang w:eastAsia="en-US"/>
              </w:rPr>
              <w:t xml:space="preserve"> </w:t>
            </w:r>
            <w:proofErr w:type="spellStart"/>
            <w:r w:rsidRPr="00191070">
              <w:rPr>
                <w:rFonts w:eastAsia="Times New Roman" w:cs="Arial"/>
                <w:szCs w:val="24"/>
                <w:lang w:eastAsia="en-US"/>
              </w:rPr>
              <w:t>rol</w:t>
            </w:r>
            <w:proofErr w:type="spellEnd"/>
          </w:p>
        </w:tc>
        <w:tc>
          <w:tcPr>
            <w:tcW w:w="0" w:type="auto"/>
            <w:vAlign w:val="center"/>
            <w:hideMark/>
          </w:tcPr>
          <w:p w:rsidR="00364824" w:rsidRPr="00191070" w:rsidRDefault="00364824" w:rsidP="00B55342">
            <w:pPr>
              <w:spacing w:line="360" w:lineRule="auto"/>
              <w:jc w:val="both"/>
              <w:rPr>
                <w:rFonts w:eastAsia="Times New Roman" w:cs="Arial"/>
                <w:szCs w:val="24"/>
                <w:lang w:val="es-ES" w:eastAsia="en-US"/>
              </w:rPr>
            </w:pPr>
            <w:r w:rsidRPr="00191070">
              <w:rPr>
                <w:rFonts w:eastAsia="Times New Roman" w:cs="Arial"/>
                <w:szCs w:val="24"/>
                <w:lang w:val="es-ES" w:eastAsia="en-US"/>
              </w:rPr>
              <w:t>Eliminar o inactivar roles que no se usan.</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Baja</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Media</w:t>
            </w:r>
          </w:p>
        </w:tc>
      </w:tr>
      <w:tr w:rsidR="008202A4" w:rsidRPr="00191070" w:rsidTr="00364824">
        <w:trPr>
          <w:tblCellSpacing w:w="15" w:type="dxa"/>
        </w:trPr>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RF11</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proofErr w:type="spellStart"/>
            <w:r w:rsidRPr="00191070">
              <w:rPr>
                <w:rFonts w:eastAsia="Times New Roman" w:cs="Arial"/>
                <w:szCs w:val="24"/>
                <w:lang w:eastAsia="en-US"/>
              </w:rPr>
              <w:t>Consultar</w:t>
            </w:r>
            <w:proofErr w:type="spellEnd"/>
            <w:r w:rsidRPr="00191070">
              <w:rPr>
                <w:rFonts w:eastAsia="Times New Roman" w:cs="Arial"/>
                <w:szCs w:val="24"/>
                <w:lang w:eastAsia="en-US"/>
              </w:rPr>
              <w:t xml:space="preserve"> roles</w:t>
            </w:r>
          </w:p>
        </w:tc>
        <w:tc>
          <w:tcPr>
            <w:tcW w:w="0" w:type="auto"/>
            <w:vAlign w:val="center"/>
            <w:hideMark/>
          </w:tcPr>
          <w:p w:rsidR="00364824" w:rsidRPr="00191070" w:rsidRDefault="00364824" w:rsidP="00B55342">
            <w:pPr>
              <w:spacing w:line="360" w:lineRule="auto"/>
              <w:jc w:val="both"/>
              <w:rPr>
                <w:rFonts w:eastAsia="Times New Roman" w:cs="Arial"/>
                <w:szCs w:val="24"/>
                <w:lang w:val="es-ES" w:eastAsia="en-US"/>
              </w:rPr>
            </w:pPr>
            <w:r w:rsidRPr="00191070">
              <w:rPr>
                <w:rFonts w:eastAsia="Times New Roman" w:cs="Arial"/>
                <w:szCs w:val="24"/>
                <w:lang w:val="es-ES" w:eastAsia="en-US"/>
              </w:rPr>
              <w:t>Listado y detalle de roles y permisos.</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Media</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Baja</w:t>
            </w:r>
          </w:p>
        </w:tc>
      </w:tr>
      <w:tr w:rsidR="008202A4" w:rsidRPr="00191070" w:rsidTr="00364824">
        <w:trPr>
          <w:tblCellSpacing w:w="15" w:type="dxa"/>
        </w:trPr>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RF12</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proofErr w:type="spellStart"/>
            <w:r w:rsidRPr="00191070">
              <w:rPr>
                <w:rFonts w:eastAsia="Times New Roman" w:cs="Arial"/>
                <w:szCs w:val="24"/>
                <w:lang w:eastAsia="en-US"/>
              </w:rPr>
              <w:t>Crear</w:t>
            </w:r>
            <w:proofErr w:type="spellEnd"/>
            <w:r w:rsidRPr="00191070">
              <w:rPr>
                <w:rFonts w:eastAsia="Times New Roman" w:cs="Arial"/>
                <w:szCs w:val="24"/>
                <w:lang w:eastAsia="en-US"/>
              </w:rPr>
              <w:t xml:space="preserve"> </w:t>
            </w:r>
            <w:proofErr w:type="spellStart"/>
            <w:r w:rsidRPr="00191070">
              <w:rPr>
                <w:rFonts w:eastAsia="Times New Roman" w:cs="Arial"/>
                <w:szCs w:val="24"/>
                <w:lang w:eastAsia="en-US"/>
              </w:rPr>
              <w:t>producto</w:t>
            </w:r>
            <w:proofErr w:type="spellEnd"/>
          </w:p>
        </w:tc>
        <w:tc>
          <w:tcPr>
            <w:tcW w:w="0" w:type="auto"/>
            <w:vAlign w:val="center"/>
            <w:hideMark/>
          </w:tcPr>
          <w:p w:rsidR="00364824" w:rsidRPr="00191070" w:rsidRDefault="00364824" w:rsidP="00B55342">
            <w:pPr>
              <w:spacing w:line="360" w:lineRule="auto"/>
              <w:jc w:val="both"/>
              <w:rPr>
                <w:rFonts w:eastAsia="Times New Roman" w:cs="Arial"/>
                <w:szCs w:val="24"/>
                <w:lang w:val="es-ES" w:eastAsia="en-US"/>
              </w:rPr>
            </w:pPr>
            <w:r w:rsidRPr="00191070">
              <w:rPr>
                <w:rFonts w:eastAsia="Times New Roman" w:cs="Arial"/>
                <w:szCs w:val="24"/>
                <w:lang w:val="es-ES" w:eastAsia="en-US"/>
              </w:rPr>
              <w:t>Registrar producto (ácido acético, botellas, presentaciones) con precio, unidad y código.</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Alta</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Media</w:t>
            </w:r>
          </w:p>
        </w:tc>
      </w:tr>
      <w:tr w:rsidR="008202A4" w:rsidRPr="00191070" w:rsidTr="00364824">
        <w:trPr>
          <w:tblCellSpacing w:w="15" w:type="dxa"/>
        </w:trPr>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lastRenderedPageBreak/>
              <w:t>RF13</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proofErr w:type="spellStart"/>
            <w:r w:rsidRPr="00191070">
              <w:rPr>
                <w:rFonts w:eastAsia="Times New Roman" w:cs="Arial"/>
                <w:szCs w:val="24"/>
                <w:lang w:eastAsia="en-US"/>
              </w:rPr>
              <w:t>Modificar</w:t>
            </w:r>
            <w:proofErr w:type="spellEnd"/>
            <w:r w:rsidRPr="00191070">
              <w:rPr>
                <w:rFonts w:eastAsia="Times New Roman" w:cs="Arial"/>
                <w:szCs w:val="24"/>
                <w:lang w:eastAsia="en-US"/>
              </w:rPr>
              <w:t xml:space="preserve"> </w:t>
            </w:r>
            <w:proofErr w:type="spellStart"/>
            <w:r w:rsidRPr="00191070">
              <w:rPr>
                <w:rFonts w:eastAsia="Times New Roman" w:cs="Arial"/>
                <w:szCs w:val="24"/>
                <w:lang w:eastAsia="en-US"/>
              </w:rPr>
              <w:t>producto</w:t>
            </w:r>
            <w:proofErr w:type="spellEnd"/>
          </w:p>
        </w:tc>
        <w:tc>
          <w:tcPr>
            <w:tcW w:w="0" w:type="auto"/>
            <w:vAlign w:val="center"/>
            <w:hideMark/>
          </w:tcPr>
          <w:p w:rsidR="00364824" w:rsidRPr="00191070" w:rsidRDefault="00364824" w:rsidP="00B55342">
            <w:pPr>
              <w:spacing w:line="360" w:lineRule="auto"/>
              <w:jc w:val="both"/>
              <w:rPr>
                <w:rFonts w:eastAsia="Times New Roman" w:cs="Arial"/>
                <w:szCs w:val="24"/>
                <w:lang w:val="es-ES" w:eastAsia="en-US"/>
              </w:rPr>
            </w:pPr>
            <w:r w:rsidRPr="00191070">
              <w:rPr>
                <w:rFonts w:eastAsia="Times New Roman" w:cs="Arial"/>
                <w:szCs w:val="24"/>
                <w:lang w:val="es-ES" w:eastAsia="en-US"/>
              </w:rPr>
              <w:t>Editar los datos de un producto registrado.</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Alta</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Media</w:t>
            </w:r>
          </w:p>
        </w:tc>
      </w:tr>
      <w:tr w:rsidR="008202A4" w:rsidRPr="00191070" w:rsidTr="00364824">
        <w:trPr>
          <w:tblCellSpacing w:w="15" w:type="dxa"/>
        </w:trPr>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RF14</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proofErr w:type="spellStart"/>
            <w:r w:rsidRPr="00191070">
              <w:rPr>
                <w:rFonts w:eastAsia="Times New Roman" w:cs="Arial"/>
                <w:szCs w:val="24"/>
                <w:lang w:eastAsia="en-US"/>
              </w:rPr>
              <w:t>Eliminar</w:t>
            </w:r>
            <w:proofErr w:type="spellEnd"/>
            <w:r w:rsidRPr="00191070">
              <w:rPr>
                <w:rFonts w:eastAsia="Times New Roman" w:cs="Arial"/>
                <w:szCs w:val="24"/>
                <w:lang w:eastAsia="en-US"/>
              </w:rPr>
              <w:t xml:space="preserve"> </w:t>
            </w:r>
            <w:proofErr w:type="spellStart"/>
            <w:r w:rsidRPr="00191070">
              <w:rPr>
                <w:rFonts w:eastAsia="Times New Roman" w:cs="Arial"/>
                <w:szCs w:val="24"/>
                <w:lang w:eastAsia="en-US"/>
              </w:rPr>
              <w:t>producto</w:t>
            </w:r>
            <w:proofErr w:type="spellEnd"/>
          </w:p>
        </w:tc>
        <w:tc>
          <w:tcPr>
            <w:tcW w:w="0" w:type="auto"/>
            <w:vAlign w:val="center"/>
            <w:hideMark/>
          </w:tcPr>
          <w:p w:rsidR="00364824" w:rsidRPr="00191070" w:rsidRDefault="00364824" w:rsidP="00B55342">
            <w:pPr>
              <w:spacing w:line="360" w:lineRule="auto"/>
              <w:jc w:val="both"/>
              <w:rPr>
                <w:rFonts w:eastAsia="Times New Roman" w:cs="Arial"/>
                <w:szCs w:val="24"/>
                <w:lang w:val="es-ES" w:eastAsia="en-US"/>
              </w:rPr>
            </w:pPr>
            <w:r w:rsidRPr="00191070">
              <w:rPr>
                <w:rFonts w:eastAsia="Times New Roman" w:cs="Arial"/>
                <w:szCs w:val="24"/>
                <w:lang w:val="es-ES" w:eastAsia="en-US"/>
              </w:rPr>
              <w:t>Marcar producto como inactivo o eliminarlo según política</w:t>
            </w:r>
            <w:r w:rsidR="00D04FEB">
              <w:rPr>
                <w:rFonts w:eastAsia="Times New Roman" w:cs="Arial"/>
                <w:szCs w:val="24"/>
                <w:lang w:val="es-ES" w:eastAsia="en-US"/>
              </w:rPr>
              <w:t xml:space="preserve">(Se elimina el producto solo </w:t>
            </w:r>
            <w:proofErr w:type="spellStart"/>
            <w:r w:rsidR="00D04FEB">
              <w:rPr>
                <w:rFonts w:eastAsia="Times New Roman" w:cs="Arial"/>
                <w:szCs w:val="24"/>
                <w:lang w:val="es-ES" w:eastAsia="en-US"/>
              </w:rPr>
              <w:t>de el</w:t>
            </w:r>
            <w:proofErr w:type="spellEnd"/>
            <w:r w:rsidR="00D04FEB">
              <w:rPr>
                <w:rFonts w:eastAsia="Times New Roman" w:cs="Arial"/>
                <w:szCs w:val="24"/>
                <w:lang w:val="es-ES" w:eastAsia="en-US"/>
              </w:rPr>
              <w:t xml:space="preserve"> </w:t>
            </w:r>
            <w:proofErr w:type="spellStart"/>
            <w:r w:rsidR="00D04FEB">
              <w:rPr>
                <w:rFonts w:eastAsia="Times New Roman" w:cs="Arial"/>
                <w:szCs w:val="24"/>
                <w:lang w:val="es-ES" w:eastAsia="en-US"/>
              </w:rPr>
              <w:t>almacen</w:t>
            </w:r>
            <w:proofErr w:type="spellEnd"/>
            <w:r w:rsidR="00D04FEB">
              <w:rPr>
                <w:rFonts w:eastAsia="Times New Roman" w:cs="Arial"/>
                <w:szCs w:val="24"/>
                <w:lang w:val="es-ES" w:eastAsia="en-US"/>
              </w:rPr>
              <w:t xml:space="preserve"> pero permanece en los pedidos ya realizados)</w:t>
            </w:r>
            <w:r w:rsidRPr="00191070">
              <w:rPr>
                <w:rFonts w:eastAsia="Times New Roman" w:cs="Arial"/>
                <w:szCs w:val="24"/>
                <w:lang w:val="es-ES" w:eastAsia="en-US"/>
              </w:rPr>
              <w:t>.</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Media</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Media</w:t>
            </w:r>
          </w:p>
        </w:tc>
      </w:tr>
      <w:tr w:rsidR="008202A4" w:rsidRPr="00191070" w:rsidTr="00364824">
        <w:trPr>
          <w:tblCellSpacing w:w="15" w:type="dxa"/>
        </w:trPr>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RF15</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proofErr w:type="spellStart"/>
            <w:r w:rsidRPr="00191070">
              <w:rPr>
                <w:rFonts w:eastAsia="Times New Roman" w:cs="Arial"/>
                <w:szCs w:val="24"/>
                <w:lang w:eastAsia="en-US"/>
              </w:rPr>
              <w:t>Consultar</w:t>
            </w:r>
            <w:proofErr w:type="spellEnd"/>
            <w:r w:rsidRPr="00191070">
              <w:rPr>
                <w:rFonts w:eastAsia="Times New Roman" w:cs="Arial"/>
                <w:szCs w:val="24"/>
                <w:lang w:eastAsia="en-US"/>
              </w:rPr>
              <w:t xml:space="preserve"> </w:t>
            </w:r>
            <w:proofErr w:type="spellStart"/>
            <w:r w:rsidRPr="00191070">
              <w:rPr>
                <w:rFonts w:eastAsia="Times New Roman" w:cs="Arial"/>
                <w:szCs w:val="24"/>
                <w:lang w:eastAsia="en-US"/>
              </w:rPr>
              <w:t>productos</w:t>
            </w:r>
            <w:proofErr w:type="spellEnd"/>
          </w:p>
        </w:tc>
        <w:tc>
          <w:tcPr>
            <w:tcW w:w="0" w:type="auto"/>
            <w:vAlign w:val="center"/>
            <w:hideMark/>
          </w:tcPr>
          <w:p w:rsidR="00364824" w:rsidRPr="00191070" w:rsidRDefault="00364824" w:rsidP="00B55342">
            <w:pPr>
              <w:spacing w:line="360" w:lineRule="auto"/>
              <w:jc w:val="both"/>
              <w:rPr>
                <w:rFonts w:eastAsia="Times New Roman" w:cs="Arial"/>
                <w:szCs w:val="24"/>
                <w:lang w:val="es-ES" w:eastAsia="en-US"/>
              </w:rPr>
            </w:pPr>
            <w:r w:rsidRPr="00191070">
              <w:rPr>
                <w:rFonts w:eastAsia="Times New Roman" w:cs="Arial"/>
                <w:szCs w:val="24"/>
                <w:lang w:val="es-ES" w:eastAsia="en-US"/>
              </w:rPr>
              <w:t>Búsqueda y filtrado por nombre, código, categoría y disponibilidad.</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Alta</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Baja</w:t>
            </w:r>
          </w:p>
        </w:tc>
      </w:tr>
      <w:tr w:rsidR="008202A4" w:rsidRPr="00191070" w:rsidTr="00364824">
        <w:trPr>
          <w:tblCellSpacing w:w="15" w:type="dxa"/>
        </w:trPr>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RF16</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proofErr w:type="spellStart"/>
            <w:r w:rsidRPr="00191070">
              <w:rPr>
                <w:rFonts w:eastAsia="Times New Roman" w:cs="Arial"/>
                <w:szCs w:val="24"/>
                <w:lang w:eastAsia="en-US"/>
              </w:rPr>
              <w:t>Crear</w:t>
            </w:r>
            <w:proofErr w:type="spellEnd"/>
            <w:r w:rsidRPr="00191070">
              <w:rPr>
                <w:rFonts w:eastAsia="Times New Roman" w:cs="Arial"/>
                <w:szCs w:val="24"/>
                <w:lang w:eastAsia="en-US"/>
              </w:rPr>
              <w:t xml:space="preserve"> </w:t>
            </w:r>
            <w:proofErr w:type="spellStart"/>
            <w:r w:rsidRPr="00191070">
              <w:rPr>
                <w:rFonts w:eastAsia="Times New Roman" w:cs="Arial"/>
                <w:szCs w:val="24"/>
                <w:lang w:eastAsia="en-US"/>
              </w:rPr>
              <w:t>categoría</w:t>
            </w:r>
            <w:proofErr w:type="spellEnd"/>
            <w:r w:rsidRPr="00191070">
              <w:rPr>
                <w:rFonts w:eastAsia="Times New Roman" w:cs="Arial"/>
                <w:szCs w:val="24"/>
                <w:lang w:eastAsia="en-US"/>
              </w:rPr>
              <w:t xml:space="preserve"> / </w:t>
            </w:r>
            <w:proofErr w:type="spellStart"/>
            <w:r w:rsidRPr="00191070">
              <w:rPr>
                <w:rFonts w:eastAsia="Times New Roman" w:cs="Arial"/>
                <w:szCs w:val="24"/>
                <w:lang w:eastAsia="en-US"/>
              </w:rPr>
              <w:t>presentación</w:t>
            </w:r>
            <w:proofErr w:type="spellEnd"/>
          </w:p>
        </w:tc>
        <w:tc>
          <w:tcPr>
            <w:tcW w:w="0" w:type="auto"/>
            <w:vAlign w:val="center"/>
            <w:hideMark/>
          </w:tcPr>
          <w:p w:rsidR="00364824" w:rsidRPr="00191070" w:rsidRDefault="00364824" w:rsidP="00B55342">
            <w:pPr>
              <w:spacing w:line="360" w:lineRule="auto"/>
              <w:jc w:val="both"/>
              <w:rPr>
                <w:rFonts w:eastAsia="Times New Roman" w:cs="Arial"/>
                <w:szCs w:val="24"/>
                <w:lang w:val="es-ES" w:eastAsia="en-US"/>
              </w:rPr>
            </w:pPr>
            <w:r w:rsidRPr="00191070">
              <w:rPr>
                <w:rFonts w:eastAsia="Times New Roman" w:cs="Arial"/>
                <w:szCs w:val="24"/>
                <w:lang w:val="es-ES" w:eastAsia="en-US"/>
              </w:rPr>
              <w:t>Añadir categorías o presentaciones de producto.</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Media</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Media</w:t>
            </w:r>
          </w:p>
        </w:tc>
      </w:tr>
      <w:tr w:rsidR="008202A4" w:rsidRPr="00191070" w:rsidTr="00364824">
        <w:trPr>
          <w:tblCellSpacing w:w="15" w:type="dxa"/>
        </w:trPr>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RF17</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proofErr w:type="spellStart"/>
            <w:r w:rsidRPr="00191070">
              <w:rPr>
                <w:rFonts w:eastAsia="Times New Roman" w:cs="Arial"/>
                <w:szCs w:val="24"/>
                <w:lang w:eastAsia="en-US"/>
              </w:rPr>
              <w:t>Modificar</w:t>
            </w:r>
            <w:proofErr w:type="spellEnd"/>
            <w:r w:rsidRPr="00191070">
              <w:rPr>
                <w:rFonts w:eastAsia="Times New Roman" w:cs="Arial"/>
                <w:szCs w:val="24"/>
                <w:lang w:eastAsia="en-US"/>
              </w:rPr>
              <w:t xml:space="preserve"> </w:t>
            </w:r>
            <w:proofErr w:type="spellStart"/>
            <w:r w:rsidRPr="00191070">
              <w:rPr>
                <w:rFonts w:eastAsia="Times New Roman" w:cs="Arial"/>
                <w:szCs w:val="24"/>
                <w:lang w:eastAsia="en-US"/>
              </w:rPr>
              <w:t>categoría</w:t>
            </w:r>
            <w:proofErr w:type="spellEnd"/>
          </w:p>
        </w:tc>
        <w:tc>
          <w:tcPr>
            <w:tcW w:w="0" w:type="auto"/>
            <w:vAlign w:val="center"/>
            <w:hideMark/>
          </w:tcPr>
          <w:p w:rsidR="00364824" w:rsidRPr="00191070" w:rsidRDefault="00364824" w:rsidP="00B55342">
            <w:pPr>
              <w:spacing w:line="360" w:lineRule="auto"/>
              <w:jc w:val="both"/>
              <w:rPr>
                <w:rFonts w:eastAsia="Times New Roman" w:cs="Arial"/>
                <w:szCs w:val="24"/>
                <w:lang w:val="es-ES" w:eastAsia="en-US"/>
              </w:rPr>
            </w:pPr>
            <w:r w:rsidRPr="00191070">
              <w:rPr>
                <w:rFonts w:eastAsia="Times New Roman" w:cs="Arial"/>
                <w:szCs w:val="24"/>
                <w:lang w:val="es-ES" w:eastAsia="en-US"/>
              </w:rPr>
              <w:t>Modificar datos de categoría o presentación.</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Media</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Media</w:t>
            </w:r>
          </w:p>
        </w:tc>
      </w:tr>
      <w:tr w:rsidR="008202A4" w:rsidRPr="00191070" w:rsidTr="00364824">
        <w:trPr>
          <w:tblCellSpacing w:w="15" w:type="dxa"/>
        </w:trPr>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RF18</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proofErr w:type="spellStart"/>
            <w:r w:rsidRPr="00191070">
              <w:rPr>
                <w:rFonts w:eastAsia="Times New Roman" w:cs="Arial"/>
                <w:szCs w:val="24"/>
                <w:lang w:eastAsia="en-US"/>
              </w:rPr>
              <w:t>Eliminar</w:t>
            </w:r>
            <w:proofErr w:type="spellEnd"/>
            <w:r w:rsidRPr="00191070">
              <w:rPr>
                <w:rFonts w:eastAsia="Times New Roman" w:cs="Arial"/>
                <w:szCs w:val="24"/>
                <w:lang w:eastAsia="en-US"/>
              </w:rPr>
              <w:t xml:space="preserve"> </w:t>
            </w:r>
            <w:proofErr w:type="spellStart"/>
            <w:r w:rsidRPr="00191070">
              <w:rPr>
                <w:rFonts w:eastAsia="Times New Roman" w:cs="Arial"/>
                <w:szCs w:val="24"/>
                <w:lang w:eastAsia="en-US"/>
              </w:rPr>
              <w:t>categoría</w:t>
            </w:r>
            <w:proofErr w:type="spellEnd"/>
          </w:p>
        </w:tc>
        <w:tc>
          <w:tcPr>
            <w:tcW w:w="0" w:type="auto"/>
            <w:vAlign w:val="center"/>
            <w:hideMark/>
          </w:tcPr>
          <w:p w:rsidR="00364824" w:rsidRPr="00191070" w:rsidRDefault="00364824" w:rsidP="00B55342">
            <w:pPr>
              <w:spacing w:line="360" w:lineRule="auto"/>
              <w:jc w:val="both"/>
              <w:rPr>
                <w:rFonts w:eastAsia="Times New Roman" w:cs="Arial"/>
                <w:szCs w:val="24"/>
                <w:lang w:val="es-ES" w:eastAsia="en-US"/>
              </w:rPr>
            </w:pPr>
            <w:r w:rsidRPr="00191070">
              <w:rPr>
                <w:rFonts w:eastAsia="Times New Roman" w:cs="Arial"/>
                <w:szCs w:val="24"/>
                <w:lang w:val="es-ES" w:eastAsia="en-US"/>
              </w:rPr>
              <w:t>Eliminar o inactivar una categoría.</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Baja</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Media</w:t>
            </w:r>
          </w:p>
        </w:tc>
      </w:tr>
      <w:tr w:rsidR="008202A4" w:rsidRPr="00191070" w:rsidTr="00364824">
        <w:trPr>
          <w:tblCellSpacing w:w="15" w:type="dxa"/>
        </w:trPr>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RF19</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proofErr w:type="spellStart"/>
            <w:r w:rsidRPr="00191070">
              <w:rPr>
                <w:rFonts w:eastAsia="Times New Roman" w:cs="Arial"/>
                <w:szCs w:val="24"/>
                <w:lang w:eastAsia="en-US"/>
              </w:rPr>
              <w:t>Consultar</w:t>
            </w:r>
            <w:proofErr w:type="spellEnd"/>
            <w:r w:rsidRPr="00191070">
              <w:rPr>
                <w:rFonts w:eastAsia="Times New Roman" w:cs="Arial"/>
                <w:szCs w:val="24"/>
                <w:lang w:eastAsia="en-US"/>
              </w:rPr>
              <w:t xml:space="preserve"> </w:t>
            </w:r>
            <w:proofErr w:type="spellStart"/>
            <w:r w:rsidRPr="00191070">
              <w:rPr>
                <w:rFonts w:eastAsia="Times New Roman" w:cs="Arial"/>
                <w:szCs w:val="24"/>
                <w:lang w:eastAsia="en-US"/>
              </w:rPr>
              <w:t>categorías</w:t>
            </w:r>
            <w:proofErr w:type="spellEnd"/>
          </w:p>
        </w:tc>
        <w:tc>
          <w:tcPr>
            <w:tcW w:w="0" w:type="auto"/>
            <w:vAlign w:val="center"/>
            <w:hideMark/>
          </w:tcPr>
          <w:p w:rsidR="00364824" w:rsidRPr="00191070" w:rsidRDefault="00364824" w:rsidP="00B55342">
            <w:pPr>
              <w:spacing w:line="360" w:lineRule="auto"/>
              <w:jc w:val="both"/>
              <w:rPr>
                <w:rFonts w:eastAsia="Times New Roman" w:cs="Arial"/>
                <w:szCs w:val="24"/>
                <w:lang w:val="es-ES" w:eastAsia="en-US"/>
              </w:rPr>
            </w:pPr>
            <w:r w:rsidRPr="00191070">
              <w:rPr>
                <w:rFonts w:eastAsia="Times New Roman" w:cs="Arial"/>
                <w:szCs w:val="24"/>
                <w:lang w:val="es-ES" w:eastAsia="en-US"/>
              </w:rPr>
              <w:t>Listado y filtrado de categorías/presentaciones.</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Media</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Baja</w:t>
            </w:r>
          </w:p>
        </w:tc>
      </w:tr>
      <w:tr w:rsidR="008202A4" w:rsidRPr="00191070" w:rsidTr="00364824">
        <w:trPr>
          <w:tblCellSpacing w:w="15" w:type="dxa"/>
        </w:trPr>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RF20</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proofErr w:type="spellStart"/>
            <w:r w:rsidRPr="00191070">
              <w:rPr>
                <w:rFonts w:eastAsia="Times New Roman" w:cs="Arial"/>
                <w:szCs w:val="24"/>
                <w:lang w:eastAsia="en-US"/>
              </w:rPr>
              <w:t>Crear</w:t>
            </w:r>
            <w:proofErr w:type="spellEnd"/>
            <w:r w:rsidRPr="00191070">
              <w:rPr>
                <w:rFonts w:eastAsia="Times New Roman" w:cs="Arial"/>
                <w:szCs w:val="24"/>
                <w:lang w:eastAsia="en-US"/>
              </w:rPr>
              <w:t xml:space="preserve"> </w:t>
            </w:r>
            <w:proofErr w:type="spellStart"/>
            <w:r w:rsidRPr="00191070">
              <w:rPr>
                <w:rFonts w:eastAsia="Times New Roman" w:cs="Arial"/>
                <w:szCs w:val="24"/>
                <w:lang w:eastAsia="en-US"/>
              </w:rPr>
              <w:t>pedido</w:t>
            </w:r>
            <w:proofErr w:type="spellEnd"/>
          </w:p>
        </w:tc>
        <w:tc>
          <w:tcPr>
            <w:tcW w:w="0" w:type="auto"/>
            <w:vAlign w:val="center"/>
            <w:hideMark/>
          </w:tcPr>
          <w:p w:rsidR="00364824" w:rsidRPr="00191070" w:rsidRDefault="00364824" w:rsidP="00B55342">
            <w:pPr>
              <w:spacing w:line="360" w:lineRule="auto"/>
              <w:jc w:val="both"/>
              <w:rPr>
                <w:rFonts w:eastAsia="Times New Roman" w:cs="Arial"/>
                <w:szCs w:val="24"/>
                <w:lang w:val="es-ES" w:eastAsia="en-US"/>
              </w:rPr>
            </w:pPr>
            <w:r w:rsidRPr="00191070">
              <w:rPr>
                <w:rFonts w:eastAsia="Times New Roman" w:cs="Arial"/>
                <w:szCs w:val="24"/>
                <w:lang w:val="es-ES" w:eastAsia="en-US"/>
              </w:rPr>
              <w:t xml:space="preserve">Generar pedido con </w:t>
            </w:r>
            <w:proofErr w:type="spellStart"/>
            <w:r w:rsidRPr="00191070">
              <w:rPr>
                <w:rFonts w:eastAsia="Times New Roman" w:cs="Arial"/>
                <w:szCs w:val="24"/>
                <w:lang w:val="es-ES" w:eastAsia="en-US"/>
              </w:rPr>
              <w:t>items</w:t>
            </w:r>
            <w:proofErr w:type="spellEnd"/>
            <w:r w:rsidRPr="00191070">
              <w:rPr>
                <w:rFonts w:eastAsia="Times New Roman" w:cs="Arial"/>
                <w:szCs w:val="24"/>
                <w:lang w:val="es-ES" w:eastAsia="en-US"/>
              </w:rPr>
              <w:t xml:space="preserve">, cantidades, precios, condiciones </w:t>
            </w:r>
            <w:r w:rsidRPr="00191070">
              <w:rPr>
                <w:rFonts w:eastAsia="Times New Roman" w:cs="Arial"/>
                <w:szCs w:val="24"/>
                <w:lang w:val="es-ES" w:eastAsia="en-US"/>
              </w:rPr>
              <w:lastRenderedPageBreak/>
              <w:t>de entrega y cliente (por cliente o vendedor).</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lastRenderedPageBreak/>
              <w:t>Alta</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Media</w:t>
            </w:r>
          </w:p>
        </w:tc>
      </w:tr>
      <w:tr w:rsidR="008202A4" w:rsidRPr="00191070" w:rsidTr="00364824">
        <w:trPr>
          <w:tblCellSpacing w:w="15" w:type="dxa"/>
        </w:trPr>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RF21</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proofErr w:type="spellStart"/>
            <w:r w:rsidRPr="00191070">
              <w:rPr>
                <w:rFonts w:eastAsia="Times New Roman" w:cs="Arial"/>
                <w:szCs w:val="24"/>
                <w:lang w:eastAsia="en-US"/>
              </w:rPr>
              <w:t>Validar</w:t>
            </w:r>
            <w:proofErr w:type="spellEnd"/>
            <w:r w:rsidRPr="00191070">
              <w:rPr>
                <w:rFonts w:eastAsia="Times New Roman" w:cs="Arial"/>
                <w:szCs w:val="24"/>
                <w:lang w:eastAsia="en-US"/>
              </w:rPr>
              <w:t xml:space="preserve"> </w:t>
            </w:r>
            <w:proofErr w:type="spellStart"/>
            <w:r w:rsidRPr="00191070">
              <w:rPr>
                <w:rFonts w:eastAsia="Times New Roman" w:cs="Arial"/>
                <w:szCs w:val="24"/>
                <w:lang w:eastAsia="en-US"/>
              </w:rPr>
              <w:t>disponibilidad</w:t>
            </w:r>
            <w:proofErr w:type="spellEnd"/>
            <w:r w:rsidRPr="00191070">
              <w:rPr>
                <w:rFonts w:eastAsia="Times New Roman" w:cs="Arial"/>
                <w:szCs w:val="24"/>
                <w:lang w:eastAsia="en-US"/>
              </w:rPr>
              <w:t xml:space="preserve"> / </w:t>
            </w:r>
            <w:proofErr w:type="spellStart"/>
            <w:r w:rsidRPr="00191070">
              <w:rPr>
                <w:rFonts w:eastAsia="Times New Roman" w:cs="Arial"/>
                <w:szCs w:val="24"/>
                <w:lang w:eastAsia="en-US"/>
              </w:rPr>
              <w:t>reservar</w:t>
            </w:r>
            <w:proofErr w:type="spellEnd"/>
            <w:r w:rsidRPr="00191070">
              <w:rPr>
                <w:rFonts w:eastAsia="Times New Roman" w:cs="Arial"/>
                <w:szCs w:val="24"/>
                <w:lang w:eastAsia="en-US"/>
              </w:rPr>
              <w:t xml:space="preserve"> stock</w:t>
            </w:r>
          </w:p>
        </w:tc>
        <w:tc>
          <w:tcPr>
            <w:tcW w:w="0" w:type="auto"/>
            <w:vAlign w:val="center"/>
            <w:hideMark/>
          </w:tcPr>
          <w:p w:rsidR="00364824" w:rsidRPr="00191070" w:rsidRDefault="00364824" w:rsidP="00B55342">
            <w:pPr>
              <w:spacing w:line="360" w:lineRule="auto"/>
              <w:jc w:val="both"/>
              <w:rPr>
                <w:rFonts w:eastAsia="Times New Roman" w:cs="Arial"/>
                <w:szCs w:val="24"/>
                <w:lang w:val="es-ES" w:eastAsia="en-US"/>
              </w:rPr>
            </w:pPr>
            <w:r w:rsidRPr="00191070">
              <w:rPr>
                <w:rFonts w:eastAsia="Times New Roman" w:cs="Arial"/>
                <w:szCs w:val="24"/>
                <w:lang w:val="es-ES" w:eastAsia="en-US"/>
              </w:rPr>
              <w:t>Comprobar y reservar stock al crear el pedido.</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Alta</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Alta</w:t>
            </w:r>
          </w:p>
        </w:tc>
      </w:tr>
      <w:tr w:rsidR="008202A4" w:rsidRPr="00191070" w:rsidTr="00364824">
        <w:trPr>
          <w:tblCellSpacing w:w="15" w:type="dxa"/>
        </w:trPr>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RF22</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proofErr w:type="spellStart"/>
            <w:r w:rsidRPr="00191070">
              <w:rPr>
                <w:rFonts w:eastAsia="Times New Roman" w:cs="Arial"/>
                <w:szCs w:val="24"/>
                <w:lang w:eastAsia="en-US"/>
              </w:rPr>
              <w:t>Confirmar</w:t>
            </w:r>
            <w:proofErr w:type="spellEnd"/>
            <w:r w:rsidRPr="00191070">
              <w:rPr>
                <w:rFonts w:eastAsia="Times New Roman" w:cs="Arial"/>
                <w:szCs w:val="24"/>
                <w:lang w:eastAsia="en-US"/>
              </w:rPr>
              <w:t xml:space="preserve"> </w:t>
            </w:r>
            <w:proofErr w:type="spellStart"/>
            <w:r w:rsidRPr="00191070">
              <w:rPr>
                <w:rFonts w:eastAsia="Times New Roman" w:cs="Arial"/>
                <w:szCs w:val="24"/>
                <w:lang w:eastAsia="en-US"/>
              </w:rPr>
              <w:t>pedido</w:t>
            </w:r>
            <w:proofErr w:type="spellEnd"/>
            <w:r w:rsidRPr="00191070">
              <w:rPr>
                <w:rFonts w:eastAsia="Times New Roman" w:cs="Arial"/>
                <w:szCs w:val="24"/>
                <w:lang w:eastAsia="en-US"/>
              </w:rPr>
              <w:t xml:space="preserve"> provisional</w:t>
            </w:r>
          </w:p>
        </w:tc>
        <w:tc>
          <w:tcPr>
            <w:tcW w:w="0" w:type="auto"/>
            <w:vAlign w:val="center"/>
            <w:hideMark/>
          </w:tcPr>
          <w:p w:rsidR="00364824" w:rsidRPr="00191070" w:rsidRDefault="00364824" w:rsidP="00B55342">
            <w:pPr>
              <w:spacing w:line="360" w:lineRule="auto"/>
              <w:jc w:val="both"/>
              <w:rPr>
                <w:rFonts w:eastAsia="Times New Roman" w:cs="Arial"/>
                <w:szCs w:val="24"/>
                <w:lang w:val="es-ES" w:eastAsia="en-US"/>
              </w:rPr>
            </w:pPr>
            <w:r w:rsidRPr="00191070">
              <w:rPr>
                <w:rFonts w:eastAsia="Times New Roman" w:cs="Arial"/>
                <w:szCs w:val="24"/>
                <w:lang w:val="es-ES" w:eastAsia="en-US"/>
              </w:rPr>
              <w:t>Establecer estado "Pendiente" o "Reservado" tras verificación inicial.</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Alta</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Media</w:t>
            </w:r>
          </w:p>
        </w:tc>
      </w:tr>
      <w:tr w:rsidR="008202A4" w:rsidRPr="00191070" w:rsidTr="00364824">
        <w:trPr>
          <w:tblCellSpacing w:w="15" w:type="dxa"/>
        </w:trPr>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RF23</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proofErr w:type="spellStart"/>
            <w:r w:rsidRPr="00191070">
              <w:rPr>
                <w:rFonts w:eastAsia="Times New Roman" w:cs="Arial"/>
                <w:szCs w:val="24"/>
                <w:lang w:eastAsia="en-US"/>
              </w:rPr>
              <w:t>Modificar</w:t>
            </w:r>
            <w:proofErr w:type="spellEnd"/>
            <w:r w:rsidRPr="00191070">
              <w:rPr>
                <w:rFonts w:eastAsia="Times New Roman" w:cs="Arial"/>
                <w:szCs w:val="24"/>
                <w:lang w:eastAsia="en-US"/>
              </w:rPr>
              <w:t xml:space="preserve"> </w:t>
            </w:r>
            <w:proofErr w:type="spellStart"/>
            <w:r w:rsidRPr="00191070">
              <w:rPr>
                <w:rFonts w:eastAsia="Times New Roman" w:cs="Arial"/>
                <w:szCs w:val="24"/>
                <w:lang w:eastAsia="en-US"/>
              </w:rPr>
              <w:t>estado</w:t>
            </w:r>
            <w:proofErr w:type="spellEnd"/>
            <w:r w:rsidRPr="00191070">
              <w:rPr>
                <w:rFonts w:eastAsia="Times New Roman" w:cs="Arial"/>
                <w:szCs w:val="24"/>
                <w:lang w:eastAsia="en-US"/>
              </w:rPr>
              <w:t xml:space="preserve"> de </w:t>
            </w:r>
            <w:proofErr w:type="spellStart"/>
            <w:r w:rsidRPr="00191070">
              <w:rPr>
                <w:rFonts w:eastAsia="Times New Roman" w:cs="Arial"/>
                <w:szCs w:val="24"/>
                <w:lang w:eastAsia="en-US"/>
              </w:rPr>
              <w:t>pedido</w:t>
            </w:r>
            <w:proofErr w:type="spellEnd"/>
          </w:p>
        </w:tc>
        <w:tc>
          <w:tcPr>
            <w:tcW w:w="0" w:type="auto"/>
            <w:vAlign w:val="center"/>
            <w:hideMark/>
          </w:tcPr>
          <w:p w:rsidR="00364824" w:rsidRPr="00191070" w:rsidRDefault="00364824" w:rsidP="00B55342">
            <w:pPr>
              <w:spacing w:line="360" w:lineRule="auto"/>
              <w:jc w:val="both"/>
              <w:rPr>
                <w:rFonts w:eastAsia="Times New Roman" w:cs="Arial"/>
                <w:szCs w:val="24"/>
                <w:lang w:val="es-ES" w:eastAsia="en-US"/>
              </w:rPr>
            </w:pPr>
            <w:r w:rsidRPr="00191070">
              <w:rPr>
                <w:rFonts w:eastAsia="Times New Roman" w:cs="Arial"/>
                <w:szCs w:val="24"/>
                <w:lang w:val="es-ES" w:eastAsia="en-US"/>
              </w:rPr>
              <w:t>Permitir cambiar estados: Pendiente, Reservado, Confirmado, Enviado, Entregado, Cancelado.</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Alta</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Media</w:t>
            </w:r>
          </w:p>
        </w:tc>
      </w:tr>
      <w:tr w:rsidR="008202A4" w:rsidRPr="00191070" w:rsidTr="00364824">
        <w:trPr>
          <w:tblCellSpacing w:w="15" w:type="dxa"/>
        </w:trPr>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RF24</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 xml:space="preserve">Registrar </w:t>
            </w:r>
            <w:proofErr w:type="spellStart"/>
            <w:r w:rsidRPr="00191070">
              <w:rPr>
                <w:rFonts w:eastAsia="Times New Roman" w:cs="Arial"/>
                <w:szCs w:val="24"/>
                <w:lang w:eastAsia="en-US"/>
              </w:rPr>
              <w:t>pago</w:t>
            </w:r>
            <w:proofErr w:type="spellEnd"/>
          </w:p>
        </w:tc>
        <w:tc>
          <w:tcPr>
            <w:tcW w:w="0" w:type="auto"/>
            <w:vAlign w:val="center"/>
            <w:hideMark/>
          </w:tcPr>
          <w:p w:rsidR="00364824" w:rsidRPr="00191070" w:rsidRDefault="00364824" w:rsidP="00B55342">
            <w:pPr>
              <w:spacing w:line="360" w:lineRule="auto"/>
              <w:jc w:val="both"/>
              <w:rPr>
                <w:rFonts w:eastAsia="Times New Roman" w:cs="Arial"/>
                <w:szCs w:val="24"/>
                <w:lang w:val="es-ES" w:eastAsia="en-US"/>
              </w:rPr>
            </w:pPr>
            <w:r w:rsidRPr="00191070">
              <w:rPr>
                <w:rFonts w:eastAsia="Times New Roman" w:cs="Arial"/>
                <w:szCs w:val="24"/>
                <w:lang w:val="es-ES" w:eastAsia="en-US"/>
              </w:rPr>
              <w:t>Registrar pagos totales o parciales y su método (transferencia, efectivo, tarjeta).</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Alta</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Alta</w:t>
            </w:r>
          </w:p>
        </w:tc>
      </w:tr>
      <w:tr w:rsidR="008202A4" w:rsidRPr="00191070" w:rsidTr="00364824">
        <w:trPr>
          <w:tblCellSpacing w:w="15" w:type="dxa"/>
        </w:trPr>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RF25</w:t>
            </w:r>
          </w:p>
        </w:tc>
        <w:tc>
          <w:tcPr>
            <w:tcW w:w="0" w:type="auto"/>
            <w:vAlign w:val="center"/>
            <w:hideMark/>
          </w:tcPr>
          <w:p w:rsidR="00364824" w:rsidRPr="00191070" w:rsidRDefault="00E40E6A" w:rsidP="00B55342">
            <w:pPr>
              <w:spacing w:line="360" w:lineRule="auto"/>
              <w:jc w:val="both"/>
              <w:rPr>
                <w:rFonts w:eastAsia="Times New Roman" w:cs="Arial"/>
                <w:szCs w:val="24"/>
                <w:lang w:eastAsia="en-US"/>
              </w:rPr>
            </w:pPr>
            <w:proofErr w:type="spellStart"/>
            <w:r w:rsidRPr="00191070">
              <w:rPr>
                <w:rFonts w:eastAsia="Times New Roman" w:cs="Arial"/>
                <w:szCs w:val="24"/>
                <w:lang w:eastAsia="en-US"/>
              </w:rPr>
              <w:t>Pagar</w:t>
            </w:r>
            <w:proofErr w:type="spellEnd"/>
            <w:r w:rsidR="00364824" w:rsidRPr="00191070">
              <w:rPr>
                <w:rFonts w:eastAsia="Times New Roman" w:cs="Arial"/>
                <w:szCs w:val="24"/>
                <w:lang w:eastAsia="en-US"/>
              </w:rPr>
              <w:t xml:space="preserve"> </w:t>
            </w:r>
            <w:proofErr w:type="spellStart"/>
            <w:r w:rsidR="00364824" w:rsidRPr="00191070">
              <w:rPr>
                <w:rFonts w:eastAsia="Times New Roman" w:cs="Arial"/>
                <w:szCs w:val="24"/>
                <w:lang w:eastAsia="en-US"/>
              </w:rPr>
              <w:t>fraccionados</w:t>
            </w:r>
            <w:proofErr w:type="spellEnd"/>
            <w:r w:rsidR="00364824" w:rsidRPr="00191070">
              <w:rPr>
                <w:rFonts w:eastAsia="Times New Roman" w:cs="Arial"/>
                <w:szCs w:val="24"/>
                <w:lang w:eastAsia="en-US"/>
              </w:rPr>
              <w:t xml:space="preserve"> / </w:t>
            </w:r>
            <w:proofErr w:type="spellStart"/>
            <w:r w:rsidR="00364824" w:rsidRPr="00191070">
              <w:rPr>
                <w:rFonts w:eastAsia="Times New Roman" w:cs="Arial"/>
                <w:szCs w:val="24"/>
                <w:lang w:eastAsia="en-US"/>
              </w:rPr>
              <w:t>abonos</w:t>
            </w:r>
            <w:proofErr w:type="spellEnd"/>
          </w:p>
        </w:tc>
        <w:tc>
          <w:tcPr>
            <w:tcW w:w="0" w:type="auto"/>
            <w:vAlign w:val="center"/>
            <w:hideMark/>
          </w:tcPr>
          <w:p w:rsidR="00364824" w:rsidRPr="00191070" w:rsidRDefault="00364824" w:rsidP="00B55342">
            <w:pPr>
              <w:spacing w:line="360" w:lineRule="auto"/>
              <w:jc w:val="both"/>
              <w:rPr>
                <w:rFonts w:eastAsia="Times New Roman" w:cs="Arial"/>
                <w:szCs w:val="24"/>
                <w:lang w:val="es-ES" w:eastAsia="en-US"/>
              </w:rPr>
            </w:pPr>
            <w:r w:rsidRPr="00191070">
              <w:rPr>
                <w:rFonts w:eastAsia="Times New Roman" w:cs="Arial"/>
                <w:szCs w:val="24"/>
                <w:lang w:val="es-ES" w:eastAsia="en-US"/>
              </w:rPr>
              <w:t>Permitir registrar múltiples abonos asociados a un mismo pedido y calcular saldo.</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Alta</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Alta</w:t>
            </w:r>
          </w:p>
        </w:tc>
      </w:tr>
      <w:tr w:rsidR="008202A4" w:rsidRPr="00191070" w:rsidTr="00364824">
        <w:trPr>
          <w:tblCellSpacing w:w="15" w:type="dxa"/>
        </w:trPr>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lastRenderedPageBreak/>
              <w:t>RF26</w:t>
            </w:r>
          </w:p>
        </w:tc>
        <w:tc>
          <w:tcPr>
            <w:tcW w:w="0" w:type="auto"/>
            <w:vAlign w:val="center"/>
            <w:hideMark/>
          </w:tcPr>
          <w:p w:rsidR="00E40E6A" w:rsidRPr="00191070" w:rsidRDefault="00E40E6A" w:rsidP="00B55342">
            <w:pPr>
              <w:spacing w:line="360" w:lineRule="auto"/>
              <w:jc w:val="both"/>
              <w:rPr>
                <w:rFonts w:eastAsia="Times New Roman" w:cs="Arial"/>
                <w:szCs w:val="24"/>
                <w:lang w:eastAsia="en-US"/>
              </w:rPr>
            </w:pPr>
            <w:proofErr w:type="spellStart"/>
            <w:r w:rsidRPr="00191070">
              <w:rPr>
                <w:rFonts w:eastAsia="Times New Roman" w:cs="Arial"/>
                <w:szCs w:val="24"/>
                <w:lang w:eastAsia="en-US"/>
              </w:rPr>
              <w:t>Verificar</w:t>
            </w:r>
            <w:proofErr w:type="spellEnd"/>
          </w:p>
          <w:p w:rsidR="00364824" w:rsidRPr="00191070" w:rsidRDefault="00364824" w:rsidP="00B55342">
            <w:pPr>
              <w:spacing w:line="360" w:lineRule="auto"/>
              <w:jc w:val="both"/>
              <w:rPr>
                <w:rFonts w:eastAsia="Times New Roman" w:cs="Arial"/>
                <w:szCs w:val="24"/>
                <w:lang w:eastAsia="en-US"/>
              </w:rPr>
            </w:pPr>
            <w:proofErr w:type="spellStart"/>
            <w:r w:rsidRPr="00191070">
              <w:rPr>
                <w:rFonts w:eastAsia="Times New Roman" w:cs="Arial"/>
                <w:szCs w:val="24"/>
                <w:lang w:eastAsia="en-US"/>
              </w:rPr>
              <w:t>automática</w:t>
            </w:r>
            <w:r w:rsidR="00E40E6A" w:rsidRPr="00191070">
              <w:rPr>
                <w:rFonts w:eastAsia="Times New Roman" w:cs="Arial"/>
                <w:szCs w:val="24"/>
                <w:lang w:eastAsia="en-US"/>
              </w:rPr>
              <w:t>mente</w:t>
            </w:r>
            <w:proofErr w:type="spellEnd"/>
            <w:r w:rsidR="00E40E6A" w:rsidRPr="00191070">
              <w:rPr>
                <w:rFonts w:eastAsia="Times New Roman" w:cs="Arial"/>
                <w:szCs w:val="24"/>
                <w:lang w:eastAsia="en-US"/>
              </w:rPr>
              <w:t xml:space="preserve"> </w:t>
            </w:r>
            <w:r w:rsidRPr="00191070">
              <w:rPr>
                <w:rFonts w:eastAsia="Times New Roman" w:cs="Arial"/>
                <w:szCs w:val="24"/>
                <w:lang w:eastAsia="en-US"/>
              </w:rPr>
              <w:t xml:space="preserve"> </w:t>
            </w:r>
            <w:proofErr w:type="spellStart"/>
            <w:r w:rsidRPr="00191070">
              <w:rPr>
                <w:rFonts w:eastAsia="Times New Roman" w:cs="Arial"/>
                <w:szCs w:val="24"/>
                <w:lang w:eastAsia="en-US"/>
              </w:rPr>
              <w:t>pago</w:t>
            </w:r>
            <w:r w:rsidR="00E40E6A" w:rsidRPr="00191070">
              <w:rPr>
                <w:rFonts w:eastAsia="Times New Roman" w:cs="Arial"/>
                <w:szCs w:val="24"/>
                <w:lang w:eastAsia="en-US"/>
              </w:rPr>
              <w:t>s</w:t>
            </w:r>
            <w:proofErr w:type="spellEnd"/>
          </w:p>
        </w:tc>
        <w:tc>
          <w:tcPr>
            <w:tcW w:w="0" w:type="auto"/>
            <w:vAlign w:val="center"/>
            <w:hideMark/>
          </w:tcPr>
          <w:p w:rsidR="00364824" w:rsidRPr="00191070" w:rsidRDefault="00364824" w:rsidP="00B55342">
            <w:pPr>
              <w:spacing w:line="360" w:lineRule="auto"/>
              <w:jc w:val="both"/>
              <w:rPr>
                <w:rFonts w:eastAsia="Times New Roman" w:cs="Arial"/>
                <w:szCs w:val="24"/>
                <w:lang w:val="es-ES" w:eastAsia="en-US"/>
              </w:rPr>
            </w:pPr>
            <w:r w:rsidRPr="00191070">
              <w:rPr>
                <w:rFonts w:eastAsia="Times New Roman" w:cs="Arial"/>
                <w:szCs w:val="24"/>
                <w:lang w:val="es-ES" w:eastAsia="en-US"/>
              </w:rPr>
              <w:t>Validar pagos y actualizar estado del pedido automáticamente según reglas.</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Alta</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Alta</w:t>
            </w:r>
          </w:p>
        </w:tc>
      </w:tr>
      <w:tr w:rsidR="008202A4" w:rsidRPr="00191070" w:rsidTr="00364824">
        <w:trPr>
          <w:tblCellSpacing w:w="15" w:type="dxa"/>
        </w:trPr>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RF27</w:t>
            </w:r>
          </w:p>
        </w:tc>
        <w:tc>
          <w:tcPr>
            <w:tcW w:w="0" w:type="auto"/>
            <w:vAlign w:val="center"/>
            <w:hideMark/>
          </w:tcPr>
          <w:p w:rsidR="00364824" w:rsidRPr="00191070" w:rsidRDefault="00364824" w:rsidP="00B55342">
            <w:pPr>
              <w:spacing w:line="360" w:lineRule="auto"/>
              <w:jc w:val="both"/>
              <w:rPr>
                <w:rFonts w:eastAsia="Times New Roman" w:cs="Arial"/>
                <w:szCs w:val="24"/>
                <w:lang w:val="es-ES" w:eastAsia="en-US"/>
              </w:rPr>
            </w:pPr>
            <w:r w:rsidRPr="00191070">
              <w:rPr>
                <w:rFonts w:eastAsia="Times New Roman" w:cs="Arial"/>
                <w:szCs w:val="24"/>
                <w:lang w:val="es-ES" w:eastAsia="en-US"/>
              </w:rPr>
              <w:t>Generar recibo / comprobante de venta</w:t>
            </w:r>
          </w:p>
        </w:tc>
        <w:tc>
          <w:tcPr>
            <w:tcW w:w="0" w:type="auto"/>
            <w:vAlign w:val="center"/>
            <w:hideMark/>
          </w:tcPr>
          <w:p w:rsidR="00364824" w:rsidRPr="00191070" w:rsidRDefault="00364824" w:rsidP="00B55342">
            <w:pPr>
              <w:spacing w:line="360" w:lineRule="auto"/>
              <w:jc w:val="both"/>
              <w:rPr>
                <w:rFonts w:eastAsia="Times New Roman" w:cs="Arial"/>
                <w:szCs w:val="24"/>
                <w:lang w:val="es-ES" w:eastAsia="en-US"/>
              </w:rPr>
            </w:pPr>
            <w:r w:rsidRPr="00191070">
              <w:rPr>
                <w:rFonts w:eastAsia="Times New Roman" w:cs="Arial"/>
                <w:szCs w:val="24"/>
                <w:lang w:val="es-ES" w:eastAsia="en-US"/>
              </w:rPr>
              <w:t>Emitir comprobante digital (PDF) al confirmarse pago total o según política.</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Alta</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Media</w:t>
            </w:r>
          </w:p>
        </w:tc>
      </w:tr>
      <w:tr w:rsidR="008202A4" w:rsidRPr="00191070" w:rsidTr="00364824">
        <w:trPr>
          <w:tblCellSpacing w:w="15" w:type="dxa"/>
        </w:trPr>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RF28</w:t>
            </w:r>
          </w:p>
        </w:tc>
        <w:tc>
          <w:tcPr>
            <w:tcW w:w="0" w:type="auto"/>
            <w:vAlign w:val="center"/>
            <w:hideMark/>
          </w:tcPr>
          <w:p w:rsidR="00364824" w:rsidRPr="00191070" w:rsidRDefault="00364824" w:rsidP="00B55342">
            <w:pPr>
              <w:spacing w:line="360" w:lineRule="auto"/>
              <w:jc w:val="both"/>
              <w:rPr>
                <w:rFonts w:eastAsia="Times New Roman" w:cs="Arial"/>
                <w:szCs w:val="24"/>
                <w:lang w:val="es-ES" w:eastAsia="en-US"/>
              </w:rPr>
            </w:pPr>
            <w:r w:rsidRPr="00191070">
              <w:rPr>
                <w:rFonts w:eastAsia="Times New Roman" w:cs="Arial"/>
                <w:szCs w:val="24"/>
                <w:lang w:val="es-ES" w:eastAsia="en-US"/>
              </w:rPr>
              <w:t>Emitir nota de crédito / reembolso</w:t>
            </w:r>
          </w:p>
        </w:tc>
        <w:tc>
          <w:tcPr>
            <w:tcW w:w="0" w:type="auto"/>
            <w:vAlign w:val="center"/>
            <w:hideMark/>
          </w:tcPr>
          <w:p w:rsidR="00364824" w:rsidRPr="00191070" w:rsidRDefault="00364824" w:rsidP="00B55342">
            <w:pPr>
              <w:spacing w:line="360" w:lineRule="auto"/>
              <w:jc w:val="both"/>
              <w:rPr>
                <w:rFonts w:eastAsia="Times New Roman" w:cs="Arial"/>
                <w:szCs w:val="24"/>
                <w:lang w:val="es-ES" w:eastAsia="en-US"/>
              </w:rPr>
            </w:pPr>
            <w:r w:rsidRPr="00191070">
              <w:rPr>
                <w:rFonts w:eastAsia="Times New Roman" w:cs="Arial"/>
                <w:szCs w:val="24"/>
                <w:lang w:val="es-ES" w:eastAsia="en-US"/>
              </w:rPr>
              <w:t>Generar nota o comprobante en caso de devolución o ajuste económico.</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Media</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Alta</w:t>
            </w:r>
          </w:p>
        </w:tc>
      </w:tr>
      <w:tr w:rsidR="008202A4" w:rsidRPr="00191070" w:rsidTr="00364824">
        <w:trPr>
          <w:tblCellSpacing w:w="15" w:type="dxa"/>
        </w:trPr>
        <w:tc>
          <w:tcPr>
            <w:tcW w:w="0" w:type="auto"/>
            <w:vAlign w:val="center"/>
            <w:hideMark/>
          </w:tcPr>
          <w:p w:rsidR="00364824" w:rsidRPr="00191070" w:rsidRDefault="00D04FEB" w:rsidP="00B55342">
            <w:pPr>
              <w:spacing w:line="360" w:lineRule="auto"/>
              <w:jc w:val="both"/>
              <w:rPr>
                <w:rFonts w:eastAsia="Times New Roman" w:cs="Arial"/>
                <w:szCs w:val="24"/>
                <w:lang w:eastAsia="en-US"/>
              </w:rPr>
            </w:pPr>
            <w:r>
              <w:rPr>
                <w:rFonts w:eastAsia="Times New Roman" w:cs="Arial"/>
                <w:szCs w:val="24"/>
                <w:lang w:eastAsia="en-US"/>
              </w:rPr>
              <w:t>RF29</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proofErr w:type="spellStart"/>
            <w:r w:rsidRPr="00191070">
              <w:rPr>
                <w:rFonts w:eastAsia="Times New Roman" w:cs="Arial"/>
                <w:szCs w:val="24"/>
                <w:lang w:eastAsia="en-US"/>
              </w:rPr>
              <w:t>Iniciar</w:t>
            </w:r>
            <w:proofErr w:type="spellEnd"/>
            <w:r w:rsidRPr="00191070">
              <w:rPr>
                <w:rFonts w:eastAsia="Times New Roman" w:cs="Arial"/>
                <w:szCs w:val="24"/>
                <w:lang w:eastAsia="en-US"/>
              </w:rPr>
              <w:t xml:space="preserve"> </w:t>
            </w:r>
            <w:proofErr w:type="spellStart"/>
            <w:r w:rsidRPr="00191070">
              <w:rPr>
                <w:rFonts w:eastAsia="Times New Roman" w:cs="Arial"/>
                <w:szCs w:val="24"/>
                <w:lang w:eastAsia="en-US"/>
              </w:rPr>
              <w:t>devolución</w:t>
            </w:r>
            <w:proofErr w:type="spellEnd"/>
          </w:p>
        </w:tc>
        <w:tc>
          <w:tcPr>
            <w:tcW w:w="0" w:type="auto"/>
            <w:vAlign w:val="center"/>
            <w:hideMark/>
          </w:tcPr>
          <w:p w:rsidR="00364824" w:rsidRPr="00191070" w:rsidRDefault="00364824" w:rsidP="00B55342">
            <w:pPr>
              <w:spacing w:line="360" w:lineRule="auto"/>
              <w:jc w:val="both"/>
              <w:rPr>
                <w:rFonts w:eastAsia="Times New Roman" w:cs="Arial"/>
                <w:szCs w:val="24"/>
                <w:lang w:val="es-ES" w:eastAsia="en-US"/>
              </w:rPr>
            </w:pPr>
            <w:r w:rsidRPr="00191070">
              <w:rPr>
                <w:rFonts w:eastAsia="Times New Roman" w:cs="Arial"/>
                <w:szCs w:val="24"/>
                <w:lang w:val="es-ES" w:eastAsia="en-US"/>
              </w:rPr>
              <w:t>Crear solicitud de devolución indicando motivo, estado y acciones a seguir.</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Alta</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Alta</w:t>
            </w:r>
          </w:p>
        </w:tc>
      </w:tr>
      <w:tr w:rsidR="008202A4" w:rsidRPr="00191070" w:rsidTr="00364824">
        <w:trPr>
          <w:tblCellSpacing w:w="15" w:type="dxa"/>
        </w:trPr>
        <w:tc>
          <w:tcPr>
            <w:tcW w:w="0" w:type="auto"/>
            <w:vAlign w:val="center"/>
            <w:hideMark/>
          </w:tcPr>
          <w:p w:rsidR="00364824" w:rsidRPr="00191070" w:rsidRDefault="00D04FEB" w:rsidP="00B55342">
            <w:pPr>
              <w:spacing w:line="360" w:lineRule="auto"/>
              <w:jc w:val="both"/>
              <w:rPr>
                <w:rFonts w:eastAsia="Times New Roman" w:cs="Arial"/>
                <w:szCs w:val="24"/>
                <w:lang w:eastAsia="en-US"/>
              </w:rPr>
            </w:pPr>
            <w:r>
              <w:rPr>
                <w:rFonts w:eastAsia="Times New Roman" w:cs="Arial"/>
                <w:szCs w:val="24"/>
                <w:lang w:eastAsia="en-US"/>
              </w:rPr>
              <w:t>RF30</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proofErr w:type="spellStart"/>
            <w:r w:rsidRPr="00191070">
              <w:rPr>
                <w:rFonts w:eastAsia="Times New Roman" w:cs="Arial"/>
                <w:szCs w:val="24"/>
                <w:lang w:eastAsia="en-US"/>
              </w:rPr>
              <w:t>Actualizar</w:t>
            </w:r>
            <w:proofErr w:type="spellEnd"/>
            <w:r w:rsidRPr="00191070">
              <w:rPr>
                <w:rFonts w:eastAsia="Times New Roman" w:cs="Arial"/>
                <w:szCs w:val="24"/>
                <w:lang w:eastAsia="en-US"/>
              </w:rPr>
              <w:t xml:space="preserve"> </w:t>
            </w:r>
            <w:proofErr w:type="spellStart"/>
            <w:r w:rsidRPr="00191070">
              <w:rPr>
                <w:rFonts w:eastAsia="Times New Roman" w:cs="Arial"/>
                <w:szCs w:val="24"/>
                <w:lang w:eastAsia="en-US"/>
              </w:rPr>
              <w:t>inventario</w:t>
            </w:r>
            <w:proofErr w:type="spellEnd"/>
            <w:r w:rsidRPr="00191070">
              <w:rPr>
                <w:rFonts w:eastAsia="Times New Roman" w:cs="Arial"/>
                <w:szCs w:val="24"/>
                <w:lang w:eastAsia="en-US"/>
              </w:rPr>
              <w:t xml:space="preserve"> </w:t>
            </w:r>
            <w:proofErr w:type="spellStart"/>
            <w:r w:rsidRPr="00191070">
              <w:rPr>
                <w:rFonts w:eastAsia="Times New Roman" w:cs="Arial"/>
                <w:szCs w:val="24"/>
                <w:lang w:eastAsia="en-US"/>
              </w:rPr>
              <w:t>por</w:t>
            </w:r>
            <w:proofErr w:type="spellEnd"/>
            <w:r w:rsidRPr="00191070">
              <w:rPr>
                <w:rFonts w:eastAsia="Times New Roman" w:cs="Arial"/>
                <w:szCs w:val="24"/>
                <w:lang w:eastAsia="en-US"/>
              </w:rPr>
              <w:t xml:space="preserve"> </w:t>
            </w:r>
            <w:proofErr w:type="spellStart"/>
            <w:r w:rsidRPr="00191070">
              <w:rPr>
                <w:rFonts w:eastAsia="Times New Roman" w:cs="Arial"/>
                <w:szCs w:val="24"/>
                <w:lang w:eastAsia="en-US"/>
              </w:rPr>
              <w:t>venta</w:t>
            </w:r>
            <w:proofErr w:type="spellEnd"/>
          </w:p>
        </w:tc>
        <w:tc>
          <w:tcPr>
            <w:tcW w:w="0" w:type="auto"/>
            <w:vAlign w:val="center"/>
            <w:hideMark/>
          </w:tcPr>
          <w:p w:rsidR="00364824" w:rsidRPr="00191070" w:rsidRDefault="00364824" w:rsidP="00B55342">
            <w:pPr>
              <w:spacing w:line="360" w:lineRule="auto"/>
              <w:jc w:val="both"/>
              <w:rPr>
                <w:rFonts w:eastAsia="Times New Roman" w:cs="Arial"/>
                <w:szCs w:val="24"/>
                <w:lang w:val="es-ES" w:eastAsia="en-US"/>
              </w:rPr>
            </w:pPr>
            <w:r w:rsidRPr="00191070">
              <w:rPr>
                <w:rFonts w:eastAsia="Times New Roman" w:cs="Arial"/>
                <w:szCs w:val="24"/>
                <w:lang w:val="es-ES" w:eastAsia="en-US"/>
              </w:rPr>
              <w:t>Restar stock automáticamente al completar venta o según política de reserva.</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Alta</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Alta</w:t>
            </w:r>
          </w:p>
        </w:tc>
      </w:tr>
      <w:tr w:rsidR="008202A4" w:rsidRPr="00191070" w:rsidTr="00364824">
        <w:trPr>
          <w:tblCellSpacing w:w="15" w:type="dxa"/>
        </w:trPr>
        <w:tc>
          <w:tcPr>
            <w:tcW w:w="0" w:type="auto"/>
            <w:vAlign w:val="center"/>
            <w:hideMark/>
          </w:tcPr>
          <w:p w:rsidR="00364824" w:rsidRPr="00191070" w:rsidRDefault="00364824" w:rsidP="00D04FEB">
            <w:pPr>
              <w:spacing w:line="360" w:lineRule="auto"/>
              <w:jc w:val="both"/>
              <w:rPr>
                <w:rFonts w:eastAsia="Times New Roman" w:cs="Arial"/>
                <w:szCs w:val="24"/>
                <w:lang w:eastAsia="en-US"/>
              </w:rPr>
            </w:pPr>
            <w:r w:rsidRPr="00191070">
              <w:rPr>
                <w:rFonts w:eastAsia="Times New Roman" w:cs="Arial"/>
                <w:szCs w:val="24"/>
                <w:lang w:eastAsia="en-US"/>
              </w:rPr>
              <w:t>RF3</w:t>
            </w:r>
            <w:r w:rsidR="00D04FEB">
              <w:rPr>
                <w:rFonts w:eastAsia="Times New Roman" w:cs="Arial"/>
                <w:szCs w:val="24"/>
                <w:lang w:eastAsia="en-US"/>
              </w:rPr>
              <w:t>1</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proofErr w:type="spellStart"/>
            <w:r w:rsidRPr="00191070">
              <w:rPr>
                <w:rFonts w:eastAsia="Times New Roman" w:cs="Arial"/>
                <w:szCs w:val="24"/>
                <w:lang w:eastAsia="en-US"/>
              </w:rPr>
              <w:t>Actualizar</w:t>
            </w:r>
            <w:proofErr w:type="spellEnd"/>
            <w:r w:rsidRPr="00191070">
              <w:rPr>
                <w:rFonts w:eastAsia="Times New Roman" w:cs="Arial"/>
                <w:szCs w:val="24"/>
                <w:lang w:eastAsia="en-US"/>
              </w:rPr>
              <w:t xml:space="preserve"> </w:t>
            </w:r>
            <w:proofErr w:type="spellStart"/>
            <w:r w:rsidRPr="00191070">
              <w:rPr>
                <w:rFonts w:eastAsia="Times New Roman" w:cs="Arial"/>
                <w:szCs w:val="24"/>
                <w:lang w:eastAsia="en-US"/>
              </w:rPr>
              <w:t>inventario</w:t>
            </w:r>
            <w:proofErr w:type="spellEnd"/>
            <w:r w:rsidRPr="00191070">
              <w:rPr>
                <w:rFonts w:eastAsia="Times New Roman" w:cs="Arial"/>
                <w:szCs w:val="24"/>
                <w:lang w:eastAsia="en-US"/>
              </w:rPr>
              <w:t xml:space="preserve"> </w:t>
            </w:r>
            <w:proofErr w:type="spellStart"/>
            <w:r w:rsidRPr="00191070">
              <w:rPr>
                <w:rFonts w:eastAsia="Times New Roman" w:cs="Arial"/>
                <w:szCs w:val="24"/>
                <w:lang w:eastAsia="en-US"/>
              </w:rPr>
              <w:t>por</w:t>
            </w:r>
            <w:proofErr w:type="spellEnd"/>
            <w:r w:rsidRPr="00191070">
              <w:rPr>
                <w:rFonts w:eastAsia="Times New Roman" w:cs="Arial"/>
                <w:szCs w:val="24"/>
                <w:lang w:eastAsia="en-US"/>
              </w:rPr>
              <w:t xml:space="preserve"> </w:t>
            </w:r>
            <w:proofErr w:type="spellStart"/>
            <w:r w:rsidRPr="00191070">
              <w:rPr>
                <w:rFonts w:eastAsia="Times New Roman" w:cs="Arial"/>
                <w:szCs w:val="24"/>
                <w:lang w:eastAsia="en-US"/>
              </w:rPr>
              <w:t>devolución</w:t>
            </w:r>
            <w:proofErr w:type="spellEnd"/>
          </w:p>
        </w:tc>
        <w:tc>
          <w:tcPr>
            <w:tcW w:w="0" w:type="auto"/>
            <w:vAlign w:val="center"/>
            <w:hideMark/>
          </w:tcPr>
          <w:p w:rsidR="00364824" w:rsidRPr="00191070" w:rsidRDefault="00364824" w:rsidP="00B55342">
            <w:pPr>
              <w:spacing w:line="360" w:lineRule="auto"/>
              <w:jc w:val="both"/>
              <w:rPr>
                <w:rFonts w:eastAsia="Times New Roman" w:cs="Arial"/>
                <w:szCs w:val="24"/>
                <w:lang w:val="es-ES" w:eastAsia="en-US"/>
              </w:rPr>
            </w:pPr>
            <w:r w:rsidRPr="00191070">
              <w:rPr>
                <w:rFonts w:eastAsia="Times New Roman" w:cs="Arial"/>
                <w:szCs w:val="24"/>
                <w:lang w:val="es-ES" w:eastAsia="en-US"/>
              </w:rPr>
              <w:t>Incrementar stock al procesar devolución aceptada.</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Alta</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Media</w:t>
            </w:r>
          </w:p>
        </w:tc>
      </w:tr>
      <w:tr w:rsidR="008202A4" w:rsidRPr="00191070" w:rsidTr="00364824">
        <w:trPr>
          <w:tblCellSpacing w:w="15" w:type="dxa"/>
        </w:trPr>
        <w:tc>
          <w:tcPr>
            <w:tcW w:w="0" w:type="auto"/>
            <w:vAlign w:val="center"/>
            <w:hideMark/>
          </w:tcPr>
          <w:p w:rsidR="00364824" w:rsidRPr="00191070" w:rsidRDefault="00D04FEB" w:rsidP="00B55342">
            <w:pPr>
              <w:spacing w:line="360" w:lineRule="auto"/>
              <w:jc w:val="both"/>
              <w:rPr>
                <w:rFonts w:eastAsia="Times New Roman" w:cs="Arial"/>
                <w:szCs w:val="24"/>
                <w:lang w:eastAsia="en-US"/>
              </w:rPr>
            </w:pPr>
            <w:r>
              <w:rPr>
                <w:rFonts w:eastAsia="Times New Roman" w:cs="Arial"/>
                <w:szCs w:val="24"/>
                <w:lang w:eastAsia="en-US"/>
              </w:rPr>
              <w:lastRenderedPageBreak/>
              <w:t>RF32</w:t>
            </w:r>
          </w:p>
        </w:tc>
        <w:tc>
          <w:tcPr>
            <w:tcW w:w="0" w:type="auto"/>
            <w:vAlign w:val="center"/>
            <w:hideMark/>
          </w:tcPr>
          <w:p w:rsidR="00364824" w:rsidRPr="00191070" w:rsidRDefault="00E40E6A" w:rsidP="00B55342">
            <w:pPr>
              <w:spacing w:line="360" w:lineRule="auto"/>
              <w:jc w:val="both"/>
              <w:rPr>
                <w:rFonts w:eastAsia="Times New Roman" w:cs="Arial"/>
                <w:szCs w:val="24"/>
                <w:lang w:eastAsia="en-US"/>
              </w:rPr>
            </w:pPr>
            <w:proofErr w:type="spellStart"/>
            <w:r w:rsidRPr="00191070">
              <w:rPr>
                <w:rFonts w:eastAsia="Times New Roman" w:cs="Arial"/>
                <w:szCs w:val="24"/>
                <w:lang w:eastAsia="en-US"/>
              </w:rPr>
              <w:t>Ajustar</w:t>
            </w:r>
            <w:proofErr w:type="spellEnd"/>
            <w:r w:rsidRPr="00191070">
              <w:rPr>
                <w:rFonts w:eastAsia="Times New Roman" w:cs="Arial"/>
                <w:szCs w:val="24"/>
                <w:lang w:eastAsia="en-US"/>
              </w:rPr>
              <w:t xml:space="preserve"> </w:t>
            </w:r>
            <w:proofErr w:type="spellStart"/>
            <w:r w:rsidRPr="00191070">
              <w:rPr>
                <w:rFonts w:eastAsia="Times New Roman" w:cs="Arial"/>
                <w:szCs w:val="24"/>
                <w:lang w:eastAsia="en-US"/>
              </w:rPr>
              <w:t>manualmente</w:t>
            </w:r>
            <w:proofErr w:type="spellEnd"/>
            <w:r w:rsidRPr="00191070">
              <w:rPr>
                <w:rFonts w:eastAsia="Times New Roman" w:cs="Arial"/>
                <w:szCs w:val="24"/>
                <w:lang w:eastAsia="en-US"/>
              </w:rPr>
              <w:t xml:space="preserve"> el</w:t>
            </w:r>
            <w:r w:rsidR="00364824" w:rsidRPr="00191070">
              <w:rPr>
                <w:rFonts w:eastAsia="Times New Roman" w:cs="Arial"/>
                <w:szCs w:val="24"/>
                <w:lang w:eastAsia="en-US"/>
              </w:rPr>
              <w:t xml:space="preserve"> </w:t>
            </w:r>
            <w:proofErr w:type="spellStart"/>
            <w:r w:rsidR="00364824" w:rsidRPr="00191070">
              <w:rPr>
                <w:rFonts w:eastAsia="Times New Roman" w:cs="Arial"/>
                <w:szCs w:val="24"/>
                <w:lang w:eastAsia="en-US"/>
              </w:rPr>
              <w:t>inventario</w:t>
            </w:r>
            <w:proofErr w:type="spellEnd"/>
          </w:p>
        </w:tc>
        <w:tc>
          <w:tcPr>
            <w:tcW w:w="0" w:type="auto"/>
            <w:vAlign w:val="center"/>
            <w:hideMark/>
          </w:tcPr>
          <w:p w:rsidR="00364824" w:rsidRPr="00191070" w:rsidRDefault="00364824" w:rsidP="00B55342">
            <w:pPr>
              <w:spacing w:line="360" w:lineRule="auto"/>
              <w:jc w:val="both"/>
              <w:rPr>
                <w:rFonts w:eastAsia="Times New Roman" w:cs="Arial"/>
                <w:szCs w:val="24"/>
                <w:lang w:val="es-ES" w:eastAsia="en-US"/>
              </w:rPr>
            </w:pPr>
            <w:r w:rsidRPr="00191070">
              <w:rPr>
                <w:rFonts w:eastAsia="Times New Roman" w:cs="Arial"/>
                <w:szCs w:val="24"/>
                <w:lang w:val="es-ES" w:eastAsia="en-US"/>
              </w:rPr>
              <w:t>Registrar entradas/egresos manuales por conteo físico u operaciones excepcionales.</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Media</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Media</w:t>
            </w:r>
          </w:p>
        </w:tc>
      </w:tr>
      <w:tr w:rsidR="008202A4" w:rsidRPr="00191070" w:rsidTr="00364824">
        <w:trPr>
          <w:tblCellSpacing w:w="15" w:type="dxa"/>
        </w:trPr>
        <w:tc>
          <w:tcPr>
            <w:tcW w:w="0" w:type="auto"/>
            <w:vAlign w:val="center"/>
            <w:hideMark/>
          </w:tcPr>
          <w:p w:rsidR="00364824" w:rsidRPr="00191070" w:rsidRDefault="00D04FEB" w:rsidP="00B55342">
            <w:pPr>
              <w:spacing w:line="360" w:lineRule="auto"/>
              <w:jc w:val="both"/>
              <w:rPr>
                <w:rFonts w:eastAsia="Times New Roman" w:cs="Arial"/>
                <w:szCs w:val="24"/>
                <w:lang w:eastAsia="en-US"/>
              </w:rPr>
            </w:pPr>
            <w:r>
              <w:rPr>
                <w:rFonts w:eastAsia="Times New Roman" w:cs="Arial"/>
                <w:szCs w:val="24"/>
                <w:lang w:eastAsia="en-US"/>
              </w:rPr>
              <w:t>RF33</w:t>
            </w:r>
          </w:p>
        </w:tc>
        <w:tc>
          <w:tcPr>
            <w:tcW w:w="0" w:type="auto"/>
            <w:vAlign w:val="center"/>
            <w:hideMark/>
          </w:tcPr>
          <w:p w:rsidR="00364824" w:rsidRPr="00191070" w:rsidRDefault="00E40E6A" w:rsidP="00B55342">
            <w:pPr>
              <w:spacing w:line="360" w:lineRule="auto"/>
              <w:jc w:val="both"/>
              <w:rPr>
                <w:rFonts w:eastAsia="Times New Roman" w:cs="Arial"/>
                <w:szCs w:val="24"/>
                <w:lang w:val="es-ES" w:eastAsia="en-US"/>
              </w:rPr>
            </w:pPr>
            <w:r w:rsidRPr="00191070">
              <w:rPr>
                <w:rFonts w:eastAsia="Times New Roman" w:cs="Arial"/>
                <w:szCs w:val="24"/>
                <w:lang w:val="es-ES" w:eastAsia="en-US"/>
              </w:rPr>
              <w:t>Emitir a</w:t>
            </w:r>
            <w:r w:rsidR="00364824" w:rsidRPr="00191070">
              <w:rPr>
                <w:rFonts w:eastAsia="Times New Roman" w:cs="Arial"/>
                <w:szCs w:val="24"/>
                <w:lang w:val="es-ES" w:eastAsia="en-US"/>
              </w:rPr>
              <w:t>lertas de stock mínimo</w:t>
            </w:r>
          </w:p>
        </w:tc>
        <w:tc>
          <w:tcPr>
            <w:tcW w:w="0" w:type="auto"/>
            <w:vAlign w:val="center"/>
            <w:hideMark/>
          </w:tcPr>
          <w:p w:rsidR="00364824" w:rsidRPr="00191070" w:rsidRDefault="00364824" w:rsidP="00B55342">
            <w:pPr>
              <w:spacing w:line="360" w:lineRule="auto"/>
              <w:jc w:val="both"/>
              <w:rPr>
                <w:rFonts w:eastAsia="Times New Roman" w:cs="Arial"/>
                <w:szCs w:val="24"/>
                <w:lang w:val="es-ES" w:eastAsia="en-US"/>
              </w:rPr>
            </w:pPr>
            <w:r w:rsidRPr="00191070">
              <w:rPr>
                <w:rFonts w:eastAsia="Times New Roman" w:cs="Arial"/>
                <w:szCs w:val="24"/>
                <w:lang w:val="es-ES" w:eastAsia="en-US"/>
              </w:rPr>
              <w:t>Generar notificaciones cuando el stock alcance niveles mínimos configurados.</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Media</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Media</w:t>
            </w:r>
          </w:p>
        </w:tc>
      </w:tr>
      <w:tr w:rsidR="008202A4" w:rsidRPr="00191070" w:rsidTr="00364824">
        <w:trPr>
          <w:tblCellSpacing w:w="15" w:type="dxa"/>
        </w:trPr>
        <w:tc>
          <w:tcPr>
            <w:tcW w:w="0" w:type="auto"/>
            <w:vAlign w:val="center"/>
            <w:hideMark/>
          </w:tcPr>
          <w:p w:rsidR="00364824" w:rsidRPr="00191070" w:rsidRDefault="00D04FEB" w:rsidP="00B55342">
            <w:pPr>
              <w:spacing w:line="360" w:lineRule="auto"/>
              <w:jc w:val="both"/>
              <w:rPr>
                <w:rFonts w:eastAsia="Times New Roman" w:cs="Arial"/>
                <w:szCs w:val="24"/>
                <w:lang w:eastAsia="en-US"/>
              </w:rPr>
            </w:pPr>
            <w:r>
              <w:rPr>
                <w:rFonts w:eastAsia="Times New Roman" w:cs="Arial"/>
                <w:szCs w:val="24"/>
                <w:lang w:eastAsia="en-US"/>
              </w:rPr>
              <w:t>RF34</w:t>
            </w:r>
          </w:p>
        </w:tc>
        <w:tc>
          <w:tcPr>
            <w:tcW w:w="0" w:type="auto"/>
            <w:vAlign w:val="center"/>
            <w:hideMark/>
          </w:tcPr>
          <w:p w:rsidR="00364824" w:rsidRPr="00191070" w:rsidRDefault="00E40E6A" w:rsidP="00B55342">
            <w:pPr>
              <w:spacing w:line="360" w:lineRule="auto"/>
              <w:jc w:val="both"/>
              <w:rPr>
                <w:rFonts w:eastAsia="Times New Roman" w:cs="Arial"/>
                <w:szCs w:val="24"/>
                <w:lang w:val="es-ES" w:eastAsia="en-US"/>
              </w:rPr>
            </w:pPr>
            <w:r w:rsidRPr="00191070">
              <w:rPr>
                <w:rFonts w:eastAsia="Times New Roman" w:cs="Arial"/>
                <w:szCs w:val="24"/>
                <w:lang w:val="es-ES" w:eastAsia="en-US"/>
              </w:rPr>
              <w:t>Mantener h</w:t>
            </w:r>
            <w:r w:rsidR="00364824" w:rsidRPr="00191070">
              <w:rPr>
                <w:rFonts w:eastAsia="Times New Roman" w:cs="Arial"/>
                <w:szCs w:val="24"/>
                <w:lang w:val="es-ES" w:eastAsia="en-US"/>
              </w:rPr>
              <w:t>istórico de pedidos y transacciones</w:t>
            </w:r>
          </w:p>
        </w:tc>
        <w:tc>
          <w:tcPr>
            <w:tcW w:w="0" w:type="auto"/>
            <w:vAlign w:val="center"/>
            <w:hideMark/>
          </w:tcPr>
          <w:p w:rsidR="00364824" w:rsidRPr="00191070" w:rsidRDefault="00364824" w:rsidP="00B55342">
            <w:pPr>
              <w:spacing w:line="360" w:lineRule="auto"/>
              <w:jc w:val="both"/>
              <w:rPr>
                <w:rFonts w:eastAsia="Times New Roman" w:cs="Arial"/>
                <w:szCs w:val="24"/>
                <w:lang w:val="es-ES" w:eastAsia="en-US"/>
              </w:rPr>
            </w:pPr>
            <w:r w:rsidRPr="00191070">
              <w:rPr>
                <w:rFonts w:eastAsia="Times New Roman" w:cs="Arial"/>
                <w:szCs w:val="24"/>
                <w:lang w:val="es-ES" w:eastAsia="en-US"/>
              </w:rPr>
              <w:t>Mantener registro completo de pedidos, pagos, devoluciones, ajustes y envíos.</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Alta</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Media</w:t>
            </w:r>
          </w:p>
        </w:tc>
      </w:tr>
      <w:tr w:rsidR="008202A4" w:rsidRPr="00191070" w:rsidTr="00364824">
        <w:trPr>
          <w:tblCellSpacing w:w="15" w:type="dxa"/>
        </w:trPr>
        <w:tc>
          <w:tcPr>
            <w:tcW w:w="0" w:type="auto"/>
            <w:vAlign w:val="center"/>
            <w:hideMark/>
          </w:tcPr>
          <w:p w:rsidR="00364824" w:rsidRPr="00191070" w:rsidRDefault="00D04FEB" w:rsidP="00B55342">
            <w:pPr>
              <w:spacing w:line="360" w:lineRule="auto"/>
              <w:jc w:val="both"/>
              <w:rPr>
                <w:rFonts w:eastAsia="Times New Roman" w:cs="Arial"/>
                <w:szCs w:val="24"/>
                <w:lang w:eastAsia="en-US"/>
              </w:rPr>
            </w:pPr>
            <w:r>
              <w:rPr>
                <w:rFonts w:eastAsia="Times New Roman" w:cs="Arial"/>
                <w:szCs w:val="24"/>
                <w:lang w:eastAsia="en-US"/>
              </w:rPr>
              <w:t>RF35</w:t>
            </w:r>
          </w:p>
        </w:tc>
        <w:tc>
          <w:tcPr>
            <w:tcW w:w="0" w:type="auto"/>
            <w:vAlign w:val="center"/>
            <w:hideMark/>
          </w:tcPr>
          <w:p w:rsidR="00364824" w:rsidRPr="00191070" w:rsidRDefault="00E40E6A" w:rsidP="00B55342">
            <w:pPr>
              <w:spacing w:line="360" w:lineRule="auto"/>
              <w:jc w:val="both"/>
              <w:rPr>
                <w:rFonts w:eastAsia="Times New Roman" w:cs="Arial"/>
                <w:szCs w:val="24"/>
                <w:lang w:eastAsia="en-US"/>
              </w:rPr>
            </w:pPr>
            <w:proofErr w:type="spellStart"/>
            <w:r w:rsidRPr="00191070">
              <w:rPr>
                <w:rFonts w:eastAsia="Times New Roman" w:cs="Arial"/>
                <w:szCs w:val="24"/>
                <w:lang w:eastAsia="en-US"/>
              </w:rPr>
              <w:t>Generar</w:t>
            </w:r>
            <w:proofErr w:type="spellEnd"/>
            <w:r w:rsidRPr="00191070">
              <w:rPr>
                <w:rFonts w:eastAsia="Times New Roman" w:cs="Arial"/>
                <w:szCs w:val="24"/>
                <w:lang w:eastAsia="en-US"/>
              </w:rPr>
              <w:t xml:space="preserve"> </w:t>
            </w:r>
            <w:proofErr w:type="spellStart"/>
            <w:r w:rsidRPr="00191070">
              <w:rPr>
                <w:rFonts w:eastAsia="Times New Roman" w:cs="Arial"/>
                <w:szCs w:val="24"/>
                <w:lang w:eastAsia="en-US"/>
              </w:rPr>
              <w:t>r</w:t>
            </w:r>
            <w:r w:rsidR="00364824" w:rsidRPr="00191070">
              <w:rPr>
                <w:rFonts w:eastAsia="Times New Roman" w:cs="Arial"/>
                <w:szCs w:val="24"/>
                <w:lang w:eastAsia="en-US"/>
              </w:rPr>
              <w:t>eportes</w:t>
            </w:r>
            <w:proofErr w:type="spellEnd"/>
            <w:r w:rsidR="00364824" w:rsidRPr="00191070">
              <w:rPr>
                <w:rFonts w:eastAsia="Times New Roman" w:cs="Arial"/>
                <w:szCs w:val="24"/>
                <w:lang w:eastAsia="en-US"/>
              </w:rPr>
              <w:t xml:space="preserve"> </w:t>
            </w:r>
            <w:proofErr w:type="spellStart"/>
            <w:r w:rsidR="00364824" w:rsidRPr="00191070">
              <w:rPr>
                <w:rFonts w:eastAsia="Times New Roman" w:cs="Arial"/>
                <w:szCs w:val="24"/>
                <w:lang w:eastAsia="en-US"/>
              </w:rPr>
              <w:t>operativos</w:t>
            </w:r>
            <w:proofErr w:type="spellEnd"/>
            <w:r w:rsidR="00364824" w:rsidRPr="00191070">
              <w:rPr>
                <w:rFonts w:eastAsia="Times New Roman" w:cs="Arial"/>
                <w:szCs w:val="24"/>
                <w:lang w:eastAsia="en-US"/>
              </w:rPr>
              <w:t xml:space="preserve"> </w:t>
            </w:r>
            <w:proofErr w:type="spellStart"/>
            <w:r w:rsidR="00364824" w:rsidRPr="00191070">
              <w:rPr>
                <w:rFonts w:eastAsia="Times New Roman" w:cs="Arial"/>
                <w:szCs w:val="24"/>
                <w:lang w:eastAsia="en-US"/>
              </w:rPr>
              <w:t>básicos</w:t>
            </w:r>
            <w:proofErr w:type="spellEnd"/>
          </w:p>
        </w:tc>
        <w:tc>
          <w:tcPr>
            <w:tcW w:w="0" w:type="auto"/>
            <w:vAlign w:val="center"/>
            <w:hideMark/>
          </w:tcPr>
          <w:p w:rsidR="00364824" w:rsidRPr="00191070" w:rsidRDefault="00364824" w:rsidP="00B55342">
            <w:pPr>
              <w:spacing w:line="360" w:lineRule="auto"/>
              <w:jc w:val="both"/>
              <w:rPr>
                <w:rFonts w:eastAsia="Times New Roman" w:cs="Arial"/>
                <w:szCs w:val="24"/>
                <w:lang w:val="es-ES" w:eastAsia="en-US"/>
              </w:rPr>
            </w:pPr>
            <w:r w:rsidRPr="00191070">
              <w:rPr>
                <w:rFonts w:eastAsia="Times New Roman" w:cs="Arial"/>
                <w:szCs w:val="24"/>
                <w:lang w:val="es-ES" w:eastAsia="en-US"/>
              </w:rPr>
              <w:t>Generar reportes: ventas, pedidos por estado, productos más vendidos, periodo.</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Alta</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Media</w:t>
            </w:r>
          </w:p>
        </w:tc>
      </w:tr>
      <w:tr w:rsidR="008202A4" w:rsidRPr="00191070" w:rsidTr="00364824">
        <w:trPr>
          <w:tblCellSpacing w:w="15" w:type="dxa"/>
        </w:trPr>
        <w:tc>
          <w:tcPr>
            <w:tcW w:w="0" w:type="auto"/>
            <w:vAlign w:val="center"/>
            <w:hideMark/>
          </w:tcPr>
          <w:p w:rsidR="00364824" w:rsidRPr="00191070" w:rsidRDefault="00D04FEB" w:rsidP="00B55342">
            <w:pPr>
              <w:spacing w:line="360" w:lineRule="auto"/>
              <w:jc w:val="both"/>
              <w:rPr>
                <w:rFonts w:eastAsia="Times New Roman" w:cs="Arial"/>
                <w:szCs w:val="24"/>
                <w:lang w:eastAsia="en-US"/>
              </w:rPr>
            </w:pPr>
            <w:r>
              <w:rPr>
                <w:rFonts w:eastAsia="Times New Roman" w:cs="Arial"/>
                <w:szCs w:val="24"/>
                <w:lang w:eastAsia="en-US"/>
              </w:rPr>
              <w:t>RF36</w:t>
            </w:r>
          </w:p>
        </w:tc>
        <w:tc>
          <w:tcPr>
            <w:tcW w:w="0" w:type="auto"/>
            <w:vAlign w:val="center"/>
            <w:hideMark/>
          </w:tcPr>
          <w:p w:rsidR="00364824" w:rsidRPr="00191070" w:rsidRDefault="00364824" w:rsidP="00B55342">
            <w:pPr>
              <w:spacing w:line="360" w:lineRule="auto"/>
              <w:jc w:val="both"/>
              <w:rPr>
                <w:rFonts w:eastAsia="Times New Roman" w:cs="Arial"/>
                <w:szCs w:val="24"/>
                <w:lang w:val="es-ES" w:eastAsia="en-US"/>
              </w:rPr>
            </w:pPr>
            <w:r w:rsidRPr="00191070">
              <w:rPr>
                <w:rFonts w:eastAsia="Times New Roman" w:cs="Arial"/>
                <w:szCs w:val="24"/>
                <w:lang w:val="es-ES" w:eastAsia="en-US"/>
              </w:rPr>
              <w:t>Exportar / importar datos (CSV/Excel)</w:t>
            </w:r>
          </w:p>
        </w:tc>
        <w:tc>
          <w:tcPr>
            <w:tcW w:w="0" w:type="auto"/>
            <w:vAlign w:val="center"/>
            <w:hideMark/>
          </w:tcPr>
          <w:p w:rsidR="00364824" w:rsidRPr="00191070" w:rsidRDefault="00364824" w:rsidP="00B55342">
            <w:pPr>
              <w:spacing w:line="360" w:lineRule="auto"/>
              <w:jc w:val="both"/>
              <w:rPr>
                <w:rFonts w:eastAsia="Times New Roman" w:cs="Arial"/>
                <w:szCs w:val="24"/>
                <w:lang w:val="es-ES" w:eastAsia="en-US"/>
              </w:rPr>
            </w:pPr>
            <w:r w:rsidRPr="00191070">
              <w:rPr>
                <w:rFonts w:eastAsia="Times New Roman" w:cs="Arial"/>
                <w:szCs w:val="24"/>
                <w:lang w:val="es-ES" w:eastAsia="en-US"/>
              </w:rPr>
              <w:t>Exportar listados y permitir importación inicial o masiva de productos/clientes.</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Media</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Media</w:t>
            </w:r>
          </w:p>
        </w:tc>
      </w:tr>
      <w:tr w:rsidR="008202A4" w:rsidRPr="00191070" w:rsidTr="00364824">
        <w:trPr>
          <w:tblCellSpacing w:w="15" w:type="dxa"/>
        </w:trPr>
        <w:tc>
          <w:tcPr>
            <w:tcW w:w="0" w:type="auto"/>
            <w:vAlign w:val="center"/>
            <w:hideMark/>
          </w:tcPr>
          <w:p w:rsidR="00364824" w:rsidRPr="00191070" w:rsidRDefault="000A35F3" w:rsidP="00D04FEB">
            <w:pPr>
              <w:spacing w:line="360" w:lineRule="auto"/>
              <w:jc w:val="both"/>
              <w:rPr>
                <w:rFonts w:eastAsia="Times New Roman" w:cs="Arial"/>
                <w:szCs w:val="24"/>
                <w:lang w:eastAsia="en-US"/>
              </w:rPr>
            </w:pPr>
            <w:r w:rsidRPr="00191070">
              <w:rPr>
                <w:rFonts w:eastAsia="Times New Roman" w:cs="Arial"/>
                <w:szCs w:val="24"/>
                <w:lang w:eastAsia="en-US"/>
              </w:rPr>
              <w:t>RF3</w:t>
            </w:r>
            <w:r w:rsidR="00D04FEB">
              <w:rPr>
                <w:rFonts w:eastAsia="Times New Roman" w:cs="Arial"/>
                <w:szCs w:val="24"/>
                <w:lang w:eastAsia="en-US"/>
              </w:rPr>
              <w:t>7</w:t>
            </w:r>
          </w:p>
        </w:tc>
        <w:tc>
          <w:tcPr>
            <w:tcW w:w="0" w:type="auto"/>
            <w:vAlign w:val="center"/>
            <w:hideMark/>
          </w:tcPr>
          <w:p w:rsidR="00364824" w:rsidRPr="00191070" w:rsidRDefault="00E40E6A" w:rsidP="00B55342">
            <w:pPr>
              <w:spacing w:line="360" w:lineRule="auto"/>
              <w:jc w:val="both"/>
              <w:rPr>
                <w:rFonts w:eastAsia="Times New Roman" w:cs="Arial"/>
                <w:szCs w:val="24"/>
                <w:lang w:val="es-ES" w:eastAsia="en-US"/>
              </w:rPr>
            </w:pPr>
            <w:r w:rsidRPr="00191070">
              <w:rPr>
                <w:rFonts w:eastAsia="Times New Roman" w:cs="Arial"/>
                <w:szCs w:val="24"/>
                <w:lang w:val="es-ES" w:eastAsia="en-US"/>
              </w:rPr>
              <w:t xml:space="preserve">Auditar </w:t>
            </w:r>
            <w:r w:rsidR="00364824" w:rsidRPr="00191070">
              <w:rPr>
                <w:rFonts w:eastAsia="Times New Roman" w:cs="Arial"/>
                <w:szCs w:val="24"/>
                <w:lang w:val="es-ES" w:eastAsia="en-US"/>
              </w:rPr>
              <w:t xml:space="preserve"> actividades</w:t>
            </w:r>
          </w:p>
        </w:tc>
        <w:tc>
          <w:tcPr>
            <w:tcW w:w="0" w:type="auto"/>
            <w:vAlign w:val="center"/>
            <w:hideMark/>
          </w:tcPr>
          <w:p w:rsidR="00364824" w:rsidRPr="00191070" w:rsidRDefault="00364824" w:rsidP="00B55342">
            <w:pPr>
              <w:spacing w:line="360" w:lineRule="auto"/>
              <w:jc w:val="both"/>
              <w:rPr>
                <w:rFonts w:eastAsia="Times New Roman" w:cs="Arial"/>
                <w:szCs w:val="24"/>
                <w:lang w:val="es-ES" w:eastAsia="en-US"/>
              </w:rPr>
            </w:pPr>
            <w:r w:rsidRPr="00191070">
              <w:rPr>
                <w:rFonts w:eastAsia="Times New Roman" w:cs="Arial"/>
                <w:szCs w:val="24"/>
                <w:lang w:val="es-ES" w:eastAsia="en-US"/>
              </w:rPr>
              <w:t>Registrar acciones de usuarios (creación, edición, eliminación) para trazabilidad.</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Alta</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Media</w:t>
            </w:r>
          </w:p>
        </w:tc>
      </w:tr>
      <w:tr w:rsidR="008202A4" w:rsidRPr="00191070" w:rsidTr="00364824">
        <w:trPr>
          <w:tblCellSpacing w:w="15" w:type="dxa"/>
        </w:trPr>
        <w:tc>
          <w:tcPr>
            <w:tcW w:w="0" w:type="auto"/>
            <w:vAlign w:val="center"/>
            <w:hideMark/>
          </w:tcPr>
          <w:p w:rsidR="00364824" w:rsidRPr="00191070" w:rsidRDefault="00D04FEB" w:rsidP="00B55342">
            <w:pPr>
              <w:spacing w:line="360" w:lineRule="auto"/>
              <w:jc w:val="both"/>
              <w:rPr>
                <w:rFonts w:eastAsia="Times New Roman" w:cs="Arial"/>
                <w:szCs w:val="24"/>
                <w:lang w:eastAsia="en-US"/>
              </w:rPr>
            </w:pPr>
            <w:r>
              <w:rPr>
                <w:rFonts w:eastAsia="Times New Roman" w:cs="Arial"/>
                <w:szCs w:val="24"/>
                <w:lang w:eastAsia="en-US"/>
              </w:rPr>
              <w:lastRenderedPageBreak/>
              <w:t>RF38</w:t>
            </w:r>
          </w:p>
        </w:tc>
        <w:tc>
          <w:tcPr>
            <w:tcW w:w="0" w:type="auto"/>
            <w:vAlign w:val="center"/>
            <w:hideMark/>
          </w:tcPr>
          <w:p w:rsidR="00364824" w:rsidRPr="00191070" w:rsidRDefault="00E40E6A" w:rsidP="00B55342">
            <w:pPr>
              <w:spacing w:line="360" w:lineRule="auto"/>
              <w:jc w:val="both"/>
              <w:rPr>
                <w:rFonts w:eastAsia="Times New Roman" w:cs="Arial"/>
                <w:szCs w:val="24"/>
                <w:lang w:eastAsia="en-US"/>
              </w:rPr>
            </w:pPr>
            <w:proofErr w:type="spellStart"/>
            <w:r w:rsidRPr="00191070">
              <w:rPr>
                <w:rFonts w:eastAsia="Times New Roman" w:cs="Arial"/>
                <w:szCs w:val="24"/>
                <w:lang w:eastAsia="en-US"/>
              </w:rPr>
              <w:t>Notificar</w:t>
            </w:r>
            <w:proofErr w:type="spellEnd"/>
            <w:r w:rsidRPr="00191070">
              <w:rPr>
                <w:rFonts w:eastAsia="Times New Roman" w:cs="Arial"/>
                <w:szCs w:val="24"/>
                <w:lang w:eastAsia="en-US"/>
              </w:rPr>
              <w:t xml:space="preserve"> </w:t>
            </w:r>
            <w:proofErr w:type="spellStart"/>
            <w:r w:rsidRPr="00191070">
              <w:rPr>
                <w:rFonts w:eastAsia="Times New Roman" w:cs="Arial"/>
                <w:szCs w:val="24"/>
                <w:lang w:eastAsia="en-US"/>
              </w:rPr>
              <w:t>automáticamente</w:t>
            </w:r>
            <w:proofErr w:type="spellEnd"/>
          </w:p>
        </w:tc>
        <w:tc>
          <w:tcPr>
            <w:tcW w:w="0" w:type="auto"/>
            <w:vAlign w:val="center"/>
            <w:hideMark/>
          </w:tcPr>
          <w:p w:rsidR="00364824" w:rsidRPr="00191070" w:rsidRDefault="00B656AC" w:rsidP="00C136D8">
            <w:pPr>
              <w:spacing w:line="360" w:lineRule="auto"/>
              <w:jc w:val="both"/>
              <w:rPr>
                <w:rFonts w:eastAsia="Times New Roman" w:cs="Arial"/>
                <w:szCs w:val="24"/>
                <w:lang w:val="es-ES" w:eastAsia="en-US"/>
              </w:rPr>
            </w:pPr>
            <w:r>
              <w:rPr>
                <w:rFonts w:eastAsia="Times New Roman" w:cs="Arial"/>
                <w:szCs w:val="24"/>
                <w:lang w:val="es-ES" w:eastAsia="en-US"/>
              </w:rPr>
              <w:t xml:space="preserve">Enviar </w:t>
            </w:r>
            <w:r w:rsidR="00364824" w:rsidRPr="00191070">
              <w:rPr>
                <w:rFonts w:eastAsia="Times New Roman" w:cs="Arial"/>
                <w:szCs w:val="24"/>
                <w:lang w:val="es-ES" w:eastAsia="en-US"/>
              </w:rPr>
              <w:t xml:space="preserve">correos/SMS para </w:t>
            </w:r>
            <w:r>
              <w:rPr>
                <w:rFonts w:eastAsia="Times New Roman" w:cs="Arial"/>
                <w:szCs w:val="24"/>
                <w:lang w:val="es-ES" w:eastAsia="en-US"/>
              </w:rPr>
              <w:t>notificar</w:t>
            </w:r>
            <w:r w:rsidR="00C136D8">
              <w:rPr>
                <w:rFonts w:eastAsia="Times New Roman" w:cs="Arial"/>
                <w:szCs w:val="24"/>
                <w:lang w:val="es-ES" w:eastAsia="en-US"/>
              </w:rPr>
              <w:t xml:space="preserve"> al</w:t>
            </w:r>
            <w:r>
              <w:rPr>
                <w:rFonts w:eastAsia="Times New Roman" w:cs="Arial"/>
                <w:szCs w:val="24"/>
                <w:lang w:val="es-ES" w:eastAsia="en-US"/>
              </w:rPr>
              <w:t xml:space="preserve"> </w:t>
            </w:r>
            <w:proofErr w:type="spellStart"/>
            <w:r w:rsidR="00C136D8">
              <w:rPr>
                <w:rFonts w:eastAsia="Times New Roman" w:cs="Arial"/>
                <w:szCs w:val="24"/>
                <w:lang w:val="es-ES" w:eastAsia="en-US"/>
              </w:rPr>
              <w:t>admin</w:t>
            </w:r>
            <w:proofErr w:type="spellEnd"/>
            <w:r w:rsidR="00C136D8">
              <w:rPr>
                <w:rFonts w:eastAsia="Times New Roman" w:cs="Arial"/>
                <w:szCs w:val="24"/>
                <w:lang w:val="es-ES" w:eastAsia="en-US"/>
              </w:rPr>
              <w:t xml:space="preserve"> al cierre del día de sus ganancias y cantidad de pedidos realizados en caso de no estar conectado en el  momento configurado.</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Alta</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Media</w:t>
            </w:r>
          </w:p>
        </w:tc>
      </w:tr>
      <w:tr w:rsidR="008202A4" w:rsidRPr="00191070" w:rsidTr="00364824">
        <w:trPr>
          <w:tblCellSpacing w:w="15" w:type="dxa"/>
        </w:trPr>
        <w:tc>
          <w:tcPr>
            <w:tcW w:w="0" w:type="auto"/>
            <w:vAlign w:val="center"/>
            <w:hideMark/>
          </w:tcPr>
          <w:p w:rsidR="00364824" w:rsidRPr="00191070" w:rsidRDefault="00D04FEB" w:rsidP="00D04FEB">
            <w:pPr>
              <w:spacing w:line="360" w:lineRule="auto"/>
              <w:jc w:val="both"/>
              <w:rPr>
                <w:rFonts w:eastAsia="Times New Roman" w:cs="Arial"/>
                <w:szCs w:val="24"/>
                <w:lang w:eastAsia="en-US"/>
              </w:rPr>
            </w:pPr>
            <w:r>
              <w:rPr>
                <w:rFonts w:eastAsia="Times New Roman" w:cs="Arial"/>
                <w:szCs w:val="24"/>
                <w:lang w:eastAsia="en-US"/>
              </w:rPr>
              <w:t>RF39</w:t>
            </w:r>
          </w:p>
        </w:tc>
        <w:tc>
          <w:tcPr>
            <w:tcW w:w="0" w:type="auto"/>
            <w:vAlign w:val="center"/>
            <w:hideMark/>
          </w:tcPr>
          <w:p w:rsidR="00364824" w:rsidRPr="00191070" w:rsidRDefault="00E40E6A" w:rsidP="00B55342">
            <w:pPr>
              <w:spacing w:line="360" w:lineRule="auto"/>
              <w:jc w:val="both"/>
              <w:rPr>
                <w:rFonts w:eastAsia="Times New Roman" w:cs="Arial"/>
                <w:szCs w:val="24"/>
                <w:lang w:eastAsia="en-US"/>
              </w:rPr>
            </w:pPr>
            <w:proofErr w:type="spellStart"/>
            <w:r w:rsidRPr="00191070">
              <w:rPr>
                <w:rFonts w:eastAsia="Times New Roman" w:cs="Arial"/>
                <w:szCs w:val="24"/>
                <w:lang w:eastAsia="en-US"/>
              </w:rPr>
              <w:t>Emitir</w:t>
            </w:r>
            <w:proofErr w:type="spellEnd"/>
            <w:r w:rsidRPr="00191070">
              <w:rPr>
                <w:rFonts w:eastAsia="Times New Roman" w:cs="Arial"/>
                <w:szCs w:val="24"/>
                <w:lang w:eastAsia="en-US"/>
              </w:rPr>
              <w:t xml:space="preserve"> p</w:t>
            </w:r>
            <w:r w:rsidR="00364824" w:rsidRPr="00191070">
              <w:rPr>
                <w:rFonts w:eastAsia="Times New Roman" w:cs="Arial"/>
                <w:szCs w:val="24"/>
                <w:lang w:eastAsia="en-US"/>
              </w:rPr>
              <w:t xml:space="preserve">anel </w:t>
            </w:r>
            <w:proofErr w:type="spellStart"/>
            <w:r w:rsidR="00364824" w:rsidRPr="00191070">
              <w:rPr>
                <w:rFonts w:eastAsia="Times New Roman" w:cs="Arial"/>
                <w:szCs w:val="24"/>
                <w:lang w:eastAsia="en-US"/>
              </w:rPr>
              <w:t>administrativo</w:t>
            </w:r>
            <w:proofErr w:type="spellEnd"/>
            <w:r w:rsidR="00364824" w:rsidRPr="00191070">
              <w:rPr>
                <w:rFonts w:eastAsia="Times New Roman" w:cs="Arial"/>
                <w:szCs w:val="24"/>
                <w:lang w:eastAsia="en-US"/>
              </w:rPr>
              <w:t xml:space="preserve"> / dashboard</w:t>
            </w:r>
          </w:p>
        </w:tc>
        <w:tc>
          <w:tcPr>
            <w:tcW w:w="0" w:type="auto"/>
            <w:vAlign w:val="center"/>
            <w:hideMark/>
          </w:tcPr>
          <w:p w:rsidR="00364824" w:rsidRPr="00191070" w:rsidRDefault="00B656AC" w:rsidP="00B55342">
            <w:pPr>
              <w:spacing w:line="360" w:lineRule="auto"/>
              <w:jc w:val="both"/>
              <w:rPr>
                <w:rFonts w:eastAsia="Times New Roman" w:cs="Arial"/>
                <w:szCs w:val="24"/>
                <w:lang w:val="es-ES" w:eastAsia="en-US"/>
              </w:rPr>
            </w:pPr>
            <w:r>
              <w:rPr>
                <w:rFonts w:eastAsia="Times New Roman" w:cs="Arial"/>
                <w:szCs w:val="24"/>
                <w:lang w:val="es-ES" w:eastAsia="en-US"/>
              </w:rPr>
              <w:t>Mostrar indicadores claves del negocio(Ganancia promedio por pedido, ganancia total, cantidad de pedidos sin pagar, usuarios con más ventas, producto más devuelto)</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Alta</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Media</w:t>
            </w:r>
          </w:p>
        </w:tc>
      </w:tr>
      <w:tr w:rsidR="008202A4" w:rsidRPr="00191070" w:rsidTr="00364824">
        <w:trPr>
          <w:tblCellSpacing w:w="15" w:type="dxa"/>
        </w:trPr>
        <w:tc>
          <w:tcPr>
            <w:tcW w:w="0" w:type="auto"/>
            <w:vAlign w:val="center"/>
            <w:hideMark/>
          </w:tcPr>
          <w:p w:rsidR="00364824" w:rsidRPr="00191070" w:rsidRDefault="00D04FEB" w:rsidP="00B55342">
            <w:pPr>
              <w:spacing w:line="360" w:lineRule="auto"/>
              <w:jc w:val="both"/>
              <w:rPr>
                <w:rFonts w:eastAsia="Times New Roman" w:cs="Arial"/>
                <w:szCs w:val="24"/>
                <w:lang w:eastAsia="en-US"/>
              </w:rPr>
            </w:pPr>
            <w:r>
              <w:rPr>
                <w:rFonts w:eastAsia="Times New Roman" w:cs="Arial"/>
                <w:szCs w:val="24"/>
                <w:lang w:eastAsia="en-US"/>
              </w:rPr>
              <w:t>RF40</w:t>
            </w:r>
          </w:p>
        </w:tc>
        <w:tc>
          <w:tcPr>
            <w:tcW w:w="0" w:type="auto"/>
            <w:vAlign w:val="center"/>
            <w:hideMark/>
          </w:tcPr>
          <w:p w:rsidR="00364824" w:rsidRPr="00191070" w:rsidRDefault="00E40E6A" w:rsidP="00B55342">
            <w:pPr>
              <w:spacing w:line="360" w:lineRule="auto"/>
              <w:jc w:val="both"/>
              <w:rPr>
                <w:rFonts w:eastAsia="Times New Roman" w:cs="Arial"/>
                <w:szCs w:val="24"/>
                <w:lang w:eastAsia="en-US"/>
              </w:rPr>
            </w:pPr>
            <w:proofErr w:type="spellStart"/>
            <w:r w:rsidRPr="00191070">
              <w:rPr>
                <w:rFonts w:eastAsia="Times New Roman" w:cs="Arial"/>
                <w:szCs w:val="24"/>
                <w:lang w:eastAsia="en-US"/>
              </w:rPr>
              <w:t>Emitir</w:t>
            </w:r>
            <w:proofErr w:type="spellEnd"/>
            <w:r w:rsidRPr="00191070">
              <w:rPr>
                <w:rFonts w:eastAsia="Times New Roman" w:cs="Arial"/>
                <w:szCs w:val="24"/>
                <w:lang w:eastAsia="en-US"/>
              </w:rPr>
              <w:t xml:space="preserve"> </w:t>
            </w:r>
            <w:proofErr w:type="spellStart"/>
            <w:r w:rsidR="00364824" w:rsidRPr="00191070">
              <w:rPr>
                <w:rFonts w:eastAsia="Times New Roman" w:cs="Arial"/>
                <w:szCs w:val="24"/>
                <w:lang w:eastAsia="en-US"/>
              </w:rPr>
              <w:t>facturas</w:t>
            </w:r>
            <w:proofErr w:type="spellEnd"/>
            <w:r w:rsidR="00364824" w:rsidRPr="00191070">
              <w:rPr>
                <w:rFonts w:eastAsia="Times New Roman" w:cs="Arial"/>
                <w:szCs w:val="24"/>
                <w:lang w:eastAsia="en-US"/>
              </w:rPr>
              <w:t xml:space="preserve"> </w:t>
            </w:r>
            <w:proofErr w:type="spellStart"/>
            <w:r w:rsidR="00364824" w:rsidRPr="00191070">
              <w:rPr>
                <w:rFonts w:eastAsia="Times New Roman" w:cs="Arial"/>
                <w:szCs w:val="24"/>
                <w:lang w:eastAsia="en-US"/>
              </w:rPr>
              <w:t>legales</w:t>
            </w:r>
            <w:proofErr w:type="spellEnd"/>
          </w:p>
        </w:tc>
        <w:tc>
          <w:tcPr>
            <w:tcW w:w="0" w:type="auto"/>
            <w:vAlign w:val="center"/>
            <w:hideMark/>
          </w:tcPr>
          <w:p w:rsidR="00364824" w:rsidRPr="00191070" w:rsidRDefault="00364824" w:rsidP="00B55342">
            <w:pPr>
              <w:spacing w:line="360" w:lineRule="auto"/>
              <w:jc w:val="both"/>
              <w:rPr>
                <w:rFonts w:eastAsia="Times New Roman" w:cs="Arial"/>
                <w:szCs w:val="24"/>
                <w:lang w:val="es-ES" w:eastAsia="en-US"/>
              </w:rPr>
            </w:pPr>
            <w:r w:rsidRPr="00191070">
              <w:rPr>
                <w:rFonts w:eastAsia="Times New Roman" w:cs="Arial"/>
                <w:szCs w:val="24"/>
                <w:lang w:val="es-ES" w:eastAsia="en-US"/>
              </w:rPr>
              <w:t>Generar factura legal conforme a normativa fiscal aplicable</w:t>
            </w:r>
            <w:r w:rsidR="00B656AC">
              <w:rPr>
                <w:rFonts w:eastAsia="Times New Roman" w:cs="Arial"/>
                <w:szCs w:val="24"/>
                <w:lang w:val="es-ES" w:eastAsia="en-US"/>
              </w:rPr>
              <w:t xml:space="preserve"> en caso de realizar una  venta mayorista a </w:t>
            </w:r>
            <w:proofErr w:type="spellStart"/>
            <w:r w:rsidR="00B656AC">
              <w:rPr>
                <w:rFonts w:eastAsia="Times New Roman" w:cs="Arial"/>
                <w:szCs w:val="24"/>
                <w:lang w:val="es-ES" w:eastAsia="en-US"/>
              </w:rPr>
              <w:t>MYPIMEs</w:t>
            </w:r>
            <w:proofErr w:type="spellEnd"/>
            <w:r w:rsidR="00B656AC">
              <w:rPr>
                <w:rFonts w:eastAsia="Times New Roman" w:cs="Arial"/>
                <w:szCs w:val="24"/>
                <w:lang w:val="es-ES" w:eastAsia="en-US"/>
              </w:rPr>
              <w:t xml:space="preserve"> o empresas estatales</w:t>
            </w:r>
            <w:r w:rsidRPr="00191070">
              <w:rPr>
                <w:rFonts w:eastAsia="Times New Roman" w:cs="Arial"/>
                <w:szCs w:val="24"/>
                <w:lang w:val="es-ES" w:eastAsia="en-US"/>
              </w:rPr>
              <w:t>.</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Alta</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Alta</w:t>
            </w:r>
          </w:p>
        </w:tc>
      </w:tr>
      <w:tr w:rsidR="008202A4" w:rsidRPr="00191070" w:rsidTr="00364824">
        <w:trPr>
          <w:tblCellSpacing w:w="15" w:type="dxa"/>
        </w:trPr>
        <w:tc>
          <w:tcPr>
            <w:tcW w:w="0" w:type="auto"/>
            <w:vAlign w:val="center"/>
            <w:hideMark/>
          </w:tcPr>
          <w:p w:rsidR="00364824" w:rsidRPr="00191070" w:rsidRDefault="00B656AC" w:rsidP="00B55342">
            <w:pPr>
              <w:spacing w:line="360" w:lineRule="auto"/>
              <w:jc w:val="both"/>
              <w:rPr>
                <w:rFonts w:eastAsia="Times New Roman" w:cs="Arial"/>
                <w:szCs w:val="24"/>
                <w:lang w:eastAsia="en-US"/>
              </w:rPr>
            </w:pPr>
            <w:r>
              <w:rPr>
                <w:rFonts w:eastAsia="Times New Roman" w:cs="Arial"/>
                <w:szCs w:val="24"/>
                <w:lang w:eastAsia="en-US"/>
              </w:rPr>
              <w:t>RF41</w:t>
            </w:r>
          </w:p>
        </w:tc>
        <w:tc>
          <w:tcPr>
            <w:tcW w:w="0" w:type="auto"/>
            <w:vAlign w:val="center"/>
            <w:hideMark/>
          </w:tcPr>
          <w:p w:rsidR="00364824" w:rsidRPr="00191070" w:rsidRDefault="00364824" w:rsidP="00B55342">
            <w:pPr>
              <w:spacing w:line="360" w:lineRule="auto"/>
              <w:jc w:val="both"/>
              <w:rPr>
                <w:rFonts w:eastAsia="Times New Roman" w:cs="Arial"/>
                <w:szCs w:val="24"/>
                <w:lang w:val="es-ES" w:eastAsia="en-US"/>
              </w:rPr>
            </w:pPr>
            <w:r w:rsidRPr="00191070">
              <w:rPr>
                <w:rFonts w:eastAsia="Times New Roman" w:cs="Arial"/>
                <w:szCs w:val="24"/>
                <w:lang w:val="es-ES" w:eastAsia="en-US"/>
              </w:rPr>
              <w:t>Mante</w:t>
            </w:r>
            <w:r w:rsidR="00E40E6A" w:rsidRPr="00191070">
              <w:rPr>
                <w:rFonts w:eastAsia="Times New Roman" w:cs="Arial"/>
                <w:szCs w:val="24"/>
                <w:lang w:val="es-ES" w:eastAsia="en-US"/>
              </w:rPr>
              <w:t>ner</w:t>
            </w:r>
            <w:r w:rsidRPr="00191070">
              <w:rPr>
                <w:rFonts w:eastAsia="Times New Roman" w:cs="Arial"/>
                <w:szCs w:val="24"/>
                <w:lang w:val="es-ES" w:eastAsia="en-US"/>
              </w:rPr>
              <w:t xml:space="preserve"> y configura</w:t>
            </w:r>
            <w:r w:rsidR="00E40E6A" w:rsidRPr="00191070">
              <w:rPr>
                <w:rFonts w:eastAsia="Times New Roman" w:cs="Arial"/>
                <w:szCs w:val="24"/>
                <w:lang w:val="es-ES" w:eastAsia="en-US"/>
              </w:rPr>
              <w:t>r</w:t>
            </w:r>
            <w:r w:rsidRPr="00191070">
              <w:rPr>
                <w:rFonts w:eastAsia="Times New Roman" w:cs="Arial"/>
                <w:szCs w:val="24"/>
                <w:lang w:val="es-ES" w:eastAsia="en-US"/>
              </w:rPr>
              <w:t xml:space="preserve"> el sistema</w:t>
            </w:r>
          </w:p>
        </w:tc>
        <w:tc>
          <w:tcPr>
            <w:tcW w:w="0" w:type="auto"/>
            <w:vAlign w:val="center"/>
            <w:hideMark/>
          </w:tcPr>
          <w:p w:rsidR="00364824" w:rsidRPr="00191070" w:rsidRDefault="00B656AC" w:rsidP="00B55342">
            <w:pPr>
              <w:spacing w:line="360" w:lineRule="auto"/>
              <w:jc w:val="both"/>
              <w:rPr>
                <w:rFonts w:eastAsia="Times New Roman" w:cs="Arial"/>
                <w:szCs w:val="24"/>
                <w:lang w:val="es-ES" w:eastAsia="en-US"/>
              </w:rPr>
            </w:pPr>
            <w:r>
              <w:rPr>
                <w:rFonts w:eastAsia="Times New Roman" w:cs="Arial"/>
                <w:szCs w:val="24"/>
                <w:lang w:val="es-ES" w:eastAsia="en-US"/>
              </w:rPr>
              <w:t>Permitir configurar  parámetros en el sistema</w:t>
            </w:r>
            <w:r w:rsidR="00364824" w:rsidRPr="00191070">
              <w:rPr>
                <w:rFonts w:eastAsia="Times New Roman" w:cs="Arial"/>
                <w:szCs w:val="24"/>
                <w:lang w:val="es-ES" w:eastAsia="en-US"/>
              </w:rPr>
              <w:t xml:space="preserve"> sistema: políticas de stock, condiciones de pago, formatos de</w:t>
            </w:r>
            <w:r>
              <w:rPr>
                <w:rFonts w:eastAsia="Times New Roman" w:cs="Arial"/>
                <w:szCs w:val="24"/>
                <w:lang w:val="es-ES" w:eastAsia="en-US"/>
              </w:rPr>
              <w:t>l</w:t>
            </w:r>
            <w:r w:rsidR="00364824" w:rsidRPr="00191070">
              <w:rPr>
                <w:rFonts w:eastAsia="Times New Roman" w:cs="Arial"/>
                <w:szCs w:val="24"/>
                <w:lang w:val="es-ES" w:eastAsia="en-US"/>
              </w:rPr>
              <w:t xml:space="preserve"> recibo</w:t>
            </w:r>
            <w:r>
              <w:rPr>
                <w:rFonts w:eastAsia="Times New Roman" w:cs="Arial"/>
                <w:szCs w:val="24"/>
                <w:lang w:val="es-ES" w:eastAsia="en-US"/>
              </w:rPr>
              <w:t xml:space="preserve"> de pago</w:t>
            </w:r>
            <w:r w:rsidR="00364824" w:rsidRPr="00191070">
              <w:rPr>
                <w:rFonts w:eastAsia="Times New Roman" w:cs="Arial"/>
                <w:szCs w:val="24"/>
                <w:lang w:val="es-ES" w:eastAsia="en-US"/>
              </w:rPr>
              <w:t>.</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Alta</w:t>
            </w:r>
          </w:p>
        </w:tc>
        <w:tc>
          <w:tcPr>
            <w:tcW w:w="0" w:type="auto"/>
            <w:vAlign w:val="center"/>
            <w:hideMark/>
          </w:tcPr>
          <w:p w:rsidR="00364824" w:rsidRPr="00191070" w:rsidRDefault="00364824" w:rsidP="00B55342">
            <w:pPr>
              <w:spacing w:line="360" w:lineRule="auto"/>
              <w:jc w:val="both"/>
              <w:rPr>
                <w:rFonts w:eastAsia="Times New Roman" w:cs="Arial"/>
                <w:szCs w:val="24"/>
                <w:lang w:eastAsia="en-US"/>
              </w:rPr>
            </w:pPr>
            <w:r w:rsidRPr="00191070">
              <w:rPr>
                <w:rFonts w:eastAsia="Times New Roman" w:cs="Arial"/>
                <w:szCs w:val="24"/>
                <w:lang w:eastAsia="en-US"/>
              </w:rPr>
              <w:t>Media</w:t>
            </w:r>
          </w:p>
        </w:tc>
      </w:tr>
    </w:tbl>
    <w:p w:rsidR="00156518" w:rsidRPr="00191070" w:rsidRDefault="00156518" w:rsidP="00B55342">
      <w:pPr>
        <w:spacing w:line="360" w:lineRule="auto"/>
        <w:jc w:val="both"/>
        <w:rPr>
          <w:rFonts w:cs="Arial"/>
          <w:szCs w:val="24"/>
        </w:rPr>
      </w:pPr>
    </w:p>
    <w:p w:rsidR="00156518" w:rsidRPr="00191070" w:rsidRDefault="00156518" w:rsidP="00B55342">
      <w:pPr>
        <w:pStyle w:val="Ttulo3"/>
        <w:spacing w:line="360" w:lineRule="auto"/>
        <w:jc w:val="both"/>
        <w:rPr>
          <w:rFonts w:ascii="Arial" w:hAnsi="Arial" w:cs="Arial"/>
          <w:b/>
          <w:color w:val="000000" w:themeColor="text1"/>
          <w:lang w:val="es-ES"/>
        </w:rPr>
      </w:pPr>
      <w:bookmarkStart w:id="30" w:name="_Toc213140319"/>
      <w:bookmarkStart w:id="31" w:name="_Toc216556288"/>
      <w:r w:rsidRPr="00191070">
        <w:rPr>
          <w:rFonts w:ascii="Arial" w:hAnsi="Arial" w:cs="Arial"/>
          <w:b/>
          <w:color w:val="000000" w:themeColor="text1"/>
          <w:lang w:val="es-ES"/>
        </w:rPr>
        <w:lastRenderedPageBreak/>
        <w:t>3.2 Requisitos no funcionales</w:t>
      </w:r>
      <w:bookmarkEnd w:id="30"/>
      <w:bookmarkEnd w:id="31"/>
    </w:p>
    <w:p w:rsidR="00156518" w:rsidRPr="00191070" w:rsidRDefault="00156518" w:rsidP="00B55342">
      <w:pPr>
        <w:pStyle w:val="NormalWeb"/>
        <w:spacing w:line="360" w:lineRule="auto"/>
        <w:jc w:val="both"/>
        <w:rPr>
          <w:rFonts w:cs="Arial"/>
          <w:lang w:val="es-ES"/>
        </w:rPr>
      </w:pPr>
      <w:r w:rsidRPr="00191070">
        <w:rPr>
          <w:rFonts w:cs="Arial"/>
          <w:lang w:val="es-ES"/>
        </w:rPr>
        <w:t xml:space="preserve">Los requisitos no funcionales fueron definidos tomando como referencia la clasificación propuesta por </w:t>
      </w:r>
      <w:proofErr w:type="spellStart"/>
      <w:r w:rsidRPr="00191070">
        <w:rPr>
          <w:rFonts w:cs="Arial"/>
          <w:lang w:val="es-ES"/>
        </w:rPr>
        <w:t>Sommerville</w:t>
      </w:r>
      <w:proofErr w:type="spellEnd"/>
      <w:r w:rsidRPr="00191070">
        <w:rPr>
          <w:rFonts w:cs="Arial"/>
          <w:lang w:val="es-ES"/>
        </w:rPr>
        <w:t xml:space="preserve"> (2011), que agrupa los atributos de calidad del software en categorías relacionadas con su desempeño, seguridad, mantenibilidad y usabilidad.</w:t>
      </w:r>
    </w:p>
    <w:p w:rsidR="00156518" w:rsidRPr="00191070" w:rsidRDefault="00156518" w:rsidP="00B55342">
      <w:pPr>
        <w:pStyle w:val="Ttulo4"/>
        <w:spacing w:line="360" w:lineRule="auto"/>
        <w:jc w:val="both"/>
        <w:rPr>
          <w:rFonts w:ascii="Arial" w:hAnsi="Arial" w:cs="Arial"/>
          <w:b/>
          <w:color w:val="000000" w:themeColor="text1"/>
          <w:szCs w:val="24"/>
        </w:rPr>
      </w:pPr>
      <w:r w:rsidRPr="00191070">
        <w:rPr>
          <w:rFonts w:ascii="Arial" w:hAnsi="Arial" w:cs="Arial"/>
          <w:b/>
          <w:color w:val="000000" w:themeColor="text1"/>
          <w:szCs w:val="24"/>
        </w:rPr>
        <w:t xml:space="preserve">3.2.1 </w:t>
      </w:r>
      <w:proofErr w:type="spellStart"/>
      <w:r w:rsidRPr="00191070">
        <w:rPr>
          <w:rFonts w:ascii="Arial" w:hAnsi="Arial" w:cs="Arial"/>
          <w:b/>
          <w:color w:val="000000" w:themeColor="text1"/>
          <w:szCs w:val="24"/>
        </w:rPr>
        <w:t>Requisitos</w:t>
      </w:r>
      <w:proofErr w:type="spellEnd"/>
      <w:r w:rsidRPr="00191070">
        <w:rPr>
          <w:rFonts w:ascii="Arial" w:hAnsi="Arial" w:cs="Arial"/>
          <w:b/>
          <w:color w:val="000000" w:themeColor="text1"/>
          <w:szCs w:val="24"/>
        </w:rPr>
        <w:t xml:space="preserve"> de </w:t>
      </w:r>
      <w:proofErr w:type="spellStart"/>
      <w:r w:rsidRPr="00191070">
        <w:rPr>
          <w:rFonts w:ascii="Arial" w:hAnsi="Arial" w:cs="Arial"/>
          <w:b/>
          <w:color w:val="000000" w:themeColor="text1"/>
          <w:szCs w:val="24"/>
        </w:rPr>
        <w:t>rendimiento</w:t>
      </w:r>
      <w:proofErr w:type="spellEnd"/>
    </w:p>
    <w:p w:rsidR="00156518" w:rsidRPr="00191070" w:rsidRDefault="00156518" w:rsidP="00B55342">
      <w:pPr>
        <w:pStyle w:val="NormalWeb"/>
        <w:numPr>
          <w:ilvl w:val="0"/>
          <w:numId w:val="5"/>
        </w:numPr>
        <w:spacing w:before="100" w:beforeAutospacing="1" w:after="100" w:afterAutospacing="1" w:line="360" w:lineRule="auto"/>
        <w:jc w:val="both"/>
        <w:rPr>
          <w:rFonts w:cs="Arial"/>
          <w:lang w:val="es-ES"/>
        </w:rPr>
      </w:pPr>
      <w:proofErr w:type="spellStart"/>
      <w:r w:rsidRPr="00191070">
        <w:rPr>
          <w:rFonts w:cs="Arial"/>
          <w:lang w:val="es-ES"/>
        </w:rPr>
        <w:t>RnF</w:t>
      </w:r>
      <w:proofErr w:type="spellEnd"/>
      <w:r w:rsidRPr="00191070">
        <w:rPr>
          <w:rFonts w:cs="Arial"/>
          <w:lang w:val="es-ES"/>
        </w:rPr>
        <w:t xml:space="preserve"> 1.1. El sistema debe permitir la carga de las páginas principales en un tiempo menor a 3 segundos bajo condiciones normales de uso.</w:t>
      </w:r>
    </w:p>
    <w:p w:rsidR="00156518" w:rsidRPr="00191070" w:rsidRDefault="00156518" w:rsidP="00B55342">
      <w:pPr>
        <w:pStyle w:val="NormalWeb"/>
        <w:numPr>
          <w:ilvl w:val="0"/>
          <w:numId w:val="5"/>
        </w:numPr>
        <w:spacing w:before="100" w:beforeAutospacing="1" w:after="100" w:afterAutospacing="1" w:line="360" w:lineRule="auto"/>
        <w:jc w:val="both"/>
        <w:rPr>
          <w:rFonts w:cs="Arial"/>
          <w:lang w:val="es-ES"/>
        </w:rPr>
      </w:pPr>
      <w:proofErr w:type="spellStart"/>
      <w:r w:rsidRPr="00191070">
        <w:rPr>
          <w:rFonts w:cs="Arial"/>
          <w:lang w:val="es-ES"/>
        </w:rPr>
        <w:t>RnF</w:t>
      </w:r>
      <w:proofErr w:type="spellEnd"/>
      <w:r w:rsidRPr="00191070">
        <w:rPr>
          <w:rFonts w:cs="Arial"/>
          <w:lang w:val="es-ES"/>
        </w:rPr>
        <w:t xml:space="preserve"> 1.2. La actualización del inventario y los pedidos debe reflejarse en menos de 2 segundos después de la confirmación de la acción.</w:t>
      </w:r>
    </w:p>
    <w:p w:rsidR="00156518" w:rsidRPr="00191070" w:rsidRDefault="00156518" w:rsidP="00B55342">
      <w:pPr>
        <w:pStyle w:val="Ttulo4"/>
        <w:spacing w:line="360" w:lineRule="auto"/>
        <w:jc w:val="both"/>
        <w:rPr>
          <w:rFonts w:ascii="Arial" w:hAnsi="Arial" w:cs="Arial"/>
          <w:b/>
          <w:color w:val="000000" w:themeColor="text1"/>
          <w:szCs w:val="24"/>
        </w:rPr>
      </w:pPr>
      <w:r w:rsidRPr="00191070">
        <w:rPr>
          <w:rFonts w:ascii="Arial" w:hAnsi="Arial" w:cs="Arial"/>
          <w:b/>
          <w:color w:val="000000" w:themeColor="text1"/>
          <w:szCs w:val="24"/>
        </w:rPr>
        <w:t xml:space="preserve">3.2.2 </w:t>
      </w:r>
      <w:proofErr w:type="spellStart"/>
      <w:r w:rsidRPr="00191070">
        <w:rPr>
          <w:rFonts w:ascii="Arial" w:hAnsi="Arial" w:cs="Arial"/>
          <w:b/>
          <w:color w:val="000000" w:themeColor="text1"/>
          <w:szCs w:val="24"/>
        </w:rPr>
        <w:t>Requisitos</w:t>
      </w:r>
      <w:proofErr w:type="spellEnd"/>
      <w:r w:rsidRPr="00191070">
        <w:rPr>
          <w:rFonts w:ascii="Arial" w:hAnsi="Arial" w:cs="Arial"/>
          <w:b/>
          <w:color w:val="000000" w:themeColor="text1"/>
          <w:szCs w:val="24"/>
        </w:rPr>
        <w:t xml:space="preserve"> de </w:t>
      </w:r>
      <w:proofErr w:type="spellStart"/>
      <w:r w:rsidRPr="00191070">
        <w:rPr>
          <w:rFonts w:ascii="Arial" w:hAnsi="Arial" w:cs="Arial"/>
          <w:b/>
          <w:color w:val="000000" w:themeColor="text1"/>
          <w:szCs w:val="24"/>
        </w:rPr>
        <w:t>seguridad</w:t>
      </w:r>
      <w:proofErr w:type="spellEnd"/>
    </w:p>
    <w:p w:rsidR="00156518" w:rsidRPr="00191070" w:rsidRDefault="00156518" w:rsidP="00B55342">
      <w:pPr>
        <w:pStyle w:val="NormalWeb"/>
        <w:numPr>
          <w:ilvl w:val="0"/>
          <w:numId w:val="6"/>
        </w:numPr>
        <w:spacing w:before="100" w:beforeAutospacing="1" w:after="100" w:afterAutospacing="1" w:line="360" w:lineRule="auto"/>
        <w:jc w:val="both"/>
        <w:rPr>
          <w:rFonts w:cs="Arial"/>
          <w:lang w:val="es-ES"/>
        </w:rPr>
      </w:pPr>
      <w:proofErr w:type="spellStart"/>
      <w:r w:rsidRPr="00191070">
        <w:rPr>
          <w:rFonts w:cs="Arial"/>
          <w:lang w:val="es-ES"/>
        </w:rPr>
        <w:t>RnF</w:t>
      </w:r>
      <w:proofErr w:type="spellEnd"/>
      <w:r w:rsidRPr="00191070">
        <w:rPr>
          <w:rFonts w:cs="Arial"/>
          <w:lang w:val="es-ES"/>
        </w:rPr>
        <w:t xml:space="preserve"> 2.1. El sistema debe autenticar a los usuarios mediante credenciales únicas y cifradas.</w:t>
      </w:r>
    </w:p>
    <w:p w:rsidR="00156518" w:rsidRPr="00191070" w:rsidRDefault="00156518" w:rsidP="00B55342">
      <w:pPr>
        <w:pStyle w:val="NormalWeb"/>
        <w:numPr>
          <w:ilvl w:val="0"/>
          <w:numId w:val="6"/>
        </w:numPr>
        <w:spacing w:before="100" w:beforeAutospacing="1" w:after="100" w:afterAutospacing="1" w:line="360" w:lineRule="auto"/>
        <w:jc w:val="both"/>
        <w:rPr>
          <w:rFonts w:cs="Arial"/>
          <w:lang w:val="es-ES"/>
        </w:rPr>
      </w:pPr>
      <w:proofErr w:type="spellStart"/>
      <w:r w:rsidRPr="00191070">
        <w:rPr>
          <w:rFonts w:cs="Arial"/>
          <w:lang w:val="es-ES"/>
        </w:rPr>
        <w:t>RnF</w:t>
      </w:r>
      <w:proofErr w:type="spellEnd"/>
      <w:r w:rsidRPr="00191070">
        <w:rPr>
          <w:rFonts w:cs="Arial"/>
          <w:lang w:val="es-ES"/>
        </w:rPr>
        <w:t xml:space="preserve"> 2.2. Los datos sensibles (como contraseñas y transacciones) deben almacenarse utilizando encriptación AES de 256 bits.</w:t>
      </w:r>
    </w:p>
    <w:p w:rsidR="00156518" w:rsidRPr="00191070" w:rsidRDefault="00156518" w:rsidP="00B55342">
      <w:pPr>
        <w:pStyle w:val="NormalWeb"/>
        <w:numPr>
          <w:ilvl w:val="0"/>
          <w:numId w:val="6"/>
        </w:numPr>
        <w:spacing w:before="100" w:beforeAutospacing="1" w:after="100" w:afterAutospacing="1" w:line="360" w:lineRule="auto"/>
        <w:jc w:val="both"/>
        <w:rPr>
          <w:rFonts w:cs="Arial"/>
          <w:lang w:val="es-ES"/>
        </w:rPr>
      </w:pPr>
      <w:proofErr w:type="spellStart"/>
      <w:r w:rsidRPr="00191070">
        <w:rPr>
          <w:rFonts w:cs="Arial"/>
          <w:lang w:val="es-ES"/>
        </w:rPr>
        <w:t>RnF</w:t>
      </w:r>
      <w:proofErr w:type="spellEnd"/>
      <w:r w:rsidRPr="00191070">
        <w:rPr>
          <w:rFonts w:cs="Arial"/>
          <w:lang w:val="es-ES"/>
        </w:rPr>
        <w:t xml:space="preserve"> 2.3. Solo los usuarios con rol de administrador podrán acceder a los reportes financieros y de inventario.</w:t>
      </w:r>
    </w:p>
    <w:p w:rsidR="00156518" w:rsidRPr="00191070" w:rsidRDefault="00156518" w:rsidP="00B55342">
      <w:pPr>
        <w:pStyle w:val="Ttulo4"/>
        <w:spacing w:line="360" w:lineRule="auto"/>
        <w:jc w:val="both"/>
        <w:rPr>
          <w:rFonts w:ascii="Arial" w:hAnsi="Arial" w:cs="Arial"/>
          <w:b/>
          <w:color w:val="000000" w:themeColor="text1"/>
          <w:szCs w:val="24"/>
        </w:rPr>
      </w:pPr>
      <w:r w:rsidRPr="00191070">
        <w:rPr>
          <w:rFonts w:ascii="Arial" w:hAnsi="Arial" w:cs="Arial"/>
          <w:b/>
          <w:color w:val="000000" w:themeColor="text1"/>
          <w:szCs w:val="24"/>
        </w:rPr>
        <w:t xml:space="preserve">3.2.3 </w:t>
      </w:r>
      <w:proofErr w:type="spellStart"/>
      <w:r w:rsidRPr="00191070">
        <w:rPr>
          <w:rFonts w:ascii="Arial" w:hAnsi="Arial" w:cs="Arial"/>
          <w:b/>
          <w:color w:val="000000" w:themeColor="text1"/>
          <w:szCs w:val="24"/>
        </w:rPr>
        <w:t>Requisitos</w:t>
      </w:r>
      <w:proofErr w:type="spellEnd"/>
      <w:r w:rsidRPr="00191070">
        <w:rPr>
          <w:rFonts w:ascii="Arial" w:hAnsi="Arial" w:cs="Arial"/>
          <w:b/>
          <w:color w:val="000000" w:themeColor="text1"/>
          <w:szCs w:val="24"/>
        </w:rPr>
        <w:t xml:space="preserve"> de </w:t>
      </w:r>
      <w:proofErr w:type="spellStart"/>
      <w:r w:rsidRPr="00191070">
        <w:rPr>
          <w:rFonts w:ascii="Arial" w:hAnsi="Arial" w:cs="Arial"/>
          <w:b/>
          <w:color w:val="000000" w:themeColor="text1"/>
          <w:szCs w:val="24"/>
        </w:rPr>
        <w:t>usabilidad</w:t>
      </w:r>
      <w:proofErr w:type="spellEnd"/>
    </w:p>
    <w:p w:rsidR="00156518" w:rsidRPr="00191070" w:rsidRDefault="00156518" w:rsidP="00B55342">
      <w:pPr>
        <w:pStyle w:val="NormalWeb"/>
        <w:numPr>
          <w:ilvl w:val="0"/>
          <w:numId w:val="7"/>
        </w:numPr>
        <w:spacing w:before="100" w:beforeAutospacing="1" w:after="100" w:afterAutospacing="1" w:line="360" w:lineRule="auto"/>
        <w:jc w:val="both"/>
        <w:rPr>
          <w:rFonts w:cs="Arial"/>
          <w:lang w:val="es-ES"/>
        </w:rPr>
      </w:pPr>
      <w:proofErr w:type="spellStart"/>
      <w:r w:rsidRPr="00191070">
        <w:rPr>
          <w:rFonts w:cs="Arial"/>
          <w:lang w:val="es-ES"/>
        </w:rPr>
        <w:t>RnF</w:t>
      </w:r>
      <w:proofErr w:type="spellEnd"/>
      <w:r w:rsidRPr="00191070">
        <w:rPr>
          <w:rFonts w:cs="Arial"/>
          <w:lang w:val="es-ES"/>
        </w:rPr>
        <w:t xml:space="preserve"> 3.1. La interfaz del sistema debe ser accesible desde dispositivos móviles, tabletas y computadoras de escritorio.</w:t>
      </w:r>
    </w:p>
    <w:p w:rsidR="00156518" w:rsidRPr="00191070" w:rsidRDefault="00156518" w:rsidP="00B55342">
      <w:pPr>
        <w:pStyle w:val="NormalWeb"/>
        <w:numPr>
          <w:ilvl w:val="0"/>
          <w:numId w:val="7"/>
        </w:numPr>
        <w:spacing w:before="100" w:beforeAutospacing="1" w:after="100" w:afterAutospacing="1" w:line="360" w:lineRule="auto"/>
        <w:jc w:val="both"/>
        <w:rPr>
          <w:rFonts w:cs="Arial"/>
          <w:lang w:val="es-ES"/>
        </w:rPr>
      </w:pPr>
      <w:proofErr w:type="spellStart"/>
      <w:r w:rsidRPr="00191070">
        <w:rPr>
          <w:rFonts w:cs="Arial"/>
          <w:lang w:val="es-ES"/>
        </w:rPr>
        <w:t>RnF</w:t>
      </w:r>
      <w:proofErr w:type="spellEnd"/>
      <w:r w:rsidRPr="00191070">
        <w:rPr>
          <w:rFonts w:cs="Arial"/>
          <w:lang w:val="es-ES"/>
        </w:rPr>
        <w:t xml:space="preserve"> 3.2. El sistema debe mantener una estructura de navegación simple, con máximo tres niveles jerárquicos por menú.</w:t>
      </w:r>
    </w:p>
    <w:p w:rsidR="00156518" w:rsidRPr="00191070" w:rsidRDefault="00156518" w:rsidP="00B55342">
      <w:pPr>
        <w:pStyle w:val="NormalWeb"/>
        <w:numPr>
          <w:ilvl w:val="0"/>
          <w:numId w:val="7"/>
        </w:numPr>
        <w:spacing w:before="100" w:beforeAutospacing="1" w:after="100" w:afterAutospacing="1" w:line="360" w:lineRule="auto"/>
        <w:jc w:val="both"/>
        <w:rPr>
          <w:rFonts w:cs="Arial"/>
          <w:lang w:val="es-ES"/>
        </w:rPr>
      </w:pPr>
      <w:proofErr w:type="spellStart"/>
      <w:r w:rsidRPr="00191070">
        <w:rPr>
          <w:rFonts w:cs="Arial"/>
          <w:lang w:val="es-ES"/>
        </w:rPr>
        <w:t>RnF</w:t>
      </w:r>
      <w:proofErr w:type="spellEnd"/>
      <w:r w:rsidRPr="00191070">
        <w:rPr>
          <w:rFonts w:cs="Arial"/>
          <w:lang w:val="es-ES"/>
        </w:rPr>
        <w:t xml:space="preserve"> 3.3. El sistema debe incluir mensajes de retroalimentación claros ante errores o acciones exitosas.</w:t>
      </w:r>
    </w:p>
    <w:p w:rsidR="00156518" w:rsidRPr="00191070" w:rsidRDefault="00156518" w:rsidP="00B55342">
      <w:pPr>
        <w:pStyle w:val="Ttulo4"/>
        <w:spacing w:line="360" w:lineRule="auto"/>
        <w:jc w:val="both"/>
        <w:rPr>
          <w:rFonts w:ascii="Arial" w:hAnsi="Arial" w:cs="Arial"/>
          <w:b/>
          <w:color w:val="000000" w:themeColor="text1"/>
          <w:szCs w:val="24"/>
        </w:rPr>
      </w:pPr>
      <w:r w:rsidRPr="00191070">
        <w:rPr>
          <w:rFonts w:ascii="Arial" w:hAnsi="Arial" w:cs="Arial"/>
          <w:b/>
          <w:color w:val="000000" w:themeColor="text1"/>
          <w:szCs w:val="24"/>
        </w:rPr>
        <w:lastRenderedPageBreak/>
        <w:t xml:space="preserve">3.2.4 </w:t>
      </w:r>
      <w:proofErr w:type="spellStart"/>
      <w:r w:rsidRPr="00191070">
        <w:rPr>
          <w:rFonts w:ascii="Arial" w:hAnsi="Arial" w:cs="Arial"/>
          <w:b/>
          <w:color w:val="000000" w:themeColor="text1"/>
          <w:szCs w:val="24"/>
        </w:rPr>
        <w:t>Requisitos</w:t>
      </w:r>
      <w:proofErr w:type="spellEnd"/>
      <w:r w:rsidRPr="00191070">
        <w:rPr>
          <w:rFonts w:ascii="Arial" w:hAnsi="Arial" w:cs="Arial"/>
          <w:b/>
          <w:color w:val="000000" w:themeColor="text1"/>
          <w:szCs w:val="24"/>
        </w:rPr>
        <w:t xml:space="preserve"> de </w:t>
      </w:r>
      <w:proofErr w:type="spellStart"/>
      <w:r w:rsidRPr="00191070">
        <w:rPr>
          <w:rFonts w:ascii="Arial" w:hAnsi="Arial" w:cs="Arial"/>
          <w:b/>
          <w:color w:val="000000" w:themeColor="text1"/>
          <w:szCs w:val="24"/>
        </w:rPr>
        <w:t>mantenibilidad</w:t>
      </w:r>
      <w:proofErr w:type="spellEnd"/>
    </w:p>
    <w:p w:rsidR="00156518" w:rsidRPr="00191070" w:rsidRDefault="00156518" w:rsidP="00B55342">
      <w:pPr>
        <w:pStyle w:val="NormalWeb"/>
        <w:numPr>
          <w:ilvl w:val="0"/>
          <w:numId w:val="8"/>
        </w:numPr>
        <w:spacing w:before="100" w:beforeAutospacing="1" w:after="100" w:afterAutospacing="1" w:line="360" w:lineRule="auto"/>
        <w:jc w:val="both"/>
        <w:rPr>
          <w:rFonts w:cs="Arial"/>
          <w:lang w:val="es-ES"/>
        </w:rPr>
      </w:pPr>
      <w:proofErr w:type="spellStart"/>
      <w:r w:rsidRPr="00191070">
        <w:rPr>
          <w:rFonts w:cs="Arial"/>
          <w:lang w:val="es-ES"/>
        </w:rPr>
        <w:t>RnF</w:t>
      </w:r>
      <w:proofErr w:type="spellEnd"/>
      <w:r w:rsidRPr="00191070">
        <w:rPr>
          <w:rFonts w:cs="Arial"/>
          <w:lang w:val="es-ES"/>
        </w:rPr>
        <w:t xml:space="preserve"> 4.1. El código fuente debe seguir las convenciones de estilo de Python y JavaScript (PEP8 y </w:t>
      </w:r>
      <w:proofErr w:type="spellStart"/>
      <w:r w:rsidRPr="00191070">
        <w:rPr>
          <w:rFonts w:cs="Arial"/>
          <w:lang w:val="es-ES"/>
        </w:rPr>
        <w:t>ESLint</w:t>
      </w:r>
      <w:proofErr w:type="spellEnd"/>
      <w:r w:rsidRPr="00191070">
        <w:rPr>
          <w:rFonts w:cs="Arial"/>
          <w:lang w:val="es-ES"/>
        </w:rPr>
        <w:t>).</w:t>
      </w:r>
    </w:p>
    <w:p w:rsidR="00156518" w:rsidRPr="00191070" w:rsidRDefault="00156518" w:rsidP="00B55342">
      <w:pPr>
        <w:pStyle w:val="NormalWeb"/>
        <w:numPr>
          <w:ilvl w:val="0"/>
          <w:numId w:val="8"/>
        </w:numPr>
        <w:spacing w:before="100" w:beforeAutospacing="1" w:after="100" w:afterAutospacing="1" w:line="360" w:lineRule="auto"/>
        <w:jc w:val="both"/>
        <w:rPr>
          <w:rFonts w:cs="Arial"/>
          <w:lang w:val="es-ES"/>
        </w:rPr>
      </w:pPr>
      <w:proofErr w:type="spellStart"/>
      <w:r w:rsidRPr="00191070">
        <w:rPr>
          <w:rFonts w:cs="Arial"/>
          <w:lang w:val="es-ES"/>
        </w:rPr>
        <w:t>RnF</w:t>
      </w:r>
      <w:proofErr w:type="spellEnd"/>
      <w:r w:rsidRPr="00191070">
        <w:rPr>
          <w:rFonts w:cs="Arial"/>
          <w:lang w:val="es-ES"/>
        </w:rPr>
        <w:t xml:space="preserve"> 4.2. El sistema debe estar documentado para facilitar futuras modificaciones y ampliaciones.</w:t>
      </w:r>
    </w:p>
    <w:p w:rsidR="00156518" w:rsidRPr="00191070" w:rsidRDefault="00156518" w:rsidP="00B55342">
      <w:pPr>
        <w:pStyle w:val="NormalWeb"/>
        <w:numPr>
          <w:ilvl w:val="0"/>
          <w:numId w:val="8"/>
        </w:numPr>
        <w:spacing w:before="100" w:beforeAutospacing="1" w:after="100" w:afterAutospacing="1" w:line="360" w:lineRule="auto"/>
        <w:jc w:val="both"/>
        <w:rPr>
          <w:rFonts w:cs="Arial"/>
          <w:lang w:val="es-ES"/>
        </w:rPr>
      </w:pPr>
      <w:proofErr w:type="spellStart"/>
      <w:r w:rsidRPr="00191070">
        <w:rPr>
          <w:rFonts w:cs="Arial"/>
          <w:lang w:val="es-ES"/>
        </w:rPr>
        <w:t>RnF</w:t>
      </w:r>
      <w:proofErr w:type="spellEnd"/>
      <w:r w:rsidRPr="00191070">
        <w:rPr>
          <w:rFonts w:cs="Arial"/>
          <w:lang w:val="es-ES"/>
        </w:rPr>
        <w:t xml:space="preserve"> 4.3. La base de datos debe permitir la incorporación de nuevas tablas sin alterar la estructura existente.</w:t>
      </w:r>
    </w:p>
    <w:p w:rsidR="003079CD" w:rsidRPr="00191070" w:rsidRDefault="003079CD" w:rsidP="00B55342">
      <w:pPr>
        <w:pStyle w:val="Ttulo1"/>
        <w:tabs>
          <w:tab w:val="left" w:pos="0"/>
        </w:tabs>
        <w:spacing w:line="360" w:lineRule="auto"/>
        <w:jc w:val="both"/>
        <w:rPr>
          <w:rFonts w:eastAsia="Calibri" w:cs="Arial"/>
          <w:bCs w:val="0"/>
          <w:iCs/>
          <w:kern w:val="0"/>
          <w:sz w:val="24"/>
          <w:szCs w:val="24"/>
          <w:lang w:val="es-ES"/>
        </w:rPr>
      </w:pPr>
    </w:p>
    <w:p w:rsidR="003079CD" w:rsidRPr="00191070" w:rsidRDefault="003079CD" w:rsidP="00B55342">
      <w:pPr>
        <w:pStyle w:val="Ttulo1"/>
        <w:tabs>
          <w:tab w:val="left" w:pos="0"/>
        </w:tabs>
        <w:spacing w:line="360" w:lineRule="auto"/>
        <w:jc w:val="both"/>
        <w:rPr>
          <w:rFonts w:eastAsia="Calibri" w:cs="Arial"/>
          <w:bCs w:val="0"/>
          <w:iCs/>
          <w:kern w:val="0"/>
          <w:sz w:val="24"/>
          <w:szCs w:val="24"/>
          <w:lang w:val="es-ES"/>
        </w:rPr>
      </w:pPr>
      <w:bookmarkStart w:id="32" w:name="_Toc213140321"/>
      <w:bookmarkStart w:id="33" w:name="_Toc216556289"/>
      <w:r w:rsidRPr="00191070">
        <w:rPr>
          <w:rFonts w:eastAsia="Calibri" w:cs="Arial"/>
          <w:bCs w:val="0"/>
          <w:iCs/>
          <w:kern w:val="0"/>
          <w:sz w:val="24"/>
          <w:szCs w:val="24"/>
          <w:lang w:val="es-ES"/>
        </w:rPr>
        <w:t>3.</w:t>
      </w:r>
      <w:r w:rsidR="0089221D" w:rsidRPr="00191070">
        <w:rPr>
          <w:rFonts w:eastAsia="Calibri" w:cs="Arial"/>
          <w:bCs w:val="0"/>
          <w:iCs/>
          <w:kern w:val="0"/>
          <w:sz w:val="24"/>
          <w:szCs w:val="24"/>
          <w:lang w:val="es-ES"/>
        </w:rPr>
        <w:t>3</w:t>
      </w:r>
      <w:r w:rsidR="00E12C03" w:rsidRPr="00191070">
        <w:rPr>
          <w:rFonts w:eastAsia="Calibri" w:cs="Arial"/>
          <w:bCs w:val="0"/>
          <w:iCs/>
          <w:kern w:val="0"/>
          <w:sz w:val="24"/>
          <w:szCs w:val="24"/>
          <w:lang w:val="es-ES"/>
        </w:rPr>
        <w:t xml:space="preserve"> </w:t>
      </w:r>
      <w:r w:rsidRPr="00191070">
        <w:rPr>
          <w:rFonts w:eastAsia="Calibri" w:cs="Arial"/>
          <w:bCs w:val="0"/>
          <w:iCs/>
          <w:kern w:val="0"/>
          <w:sz w:val="24"/>
          <w:szCs w:val="24"/>
          <w:lang w:val="es-ES"/>
        </w:rPr>
        <w:t>Historias de usuario</w:t>
      </w:r>
      <w:bookmarkEnd w:id="32"/>
      <w:bookmarkEnd w:id="33"/>
    </w:p>
    <w:p w:rsidR="003079CD" w:rsidRPr="00191070" w:rsidRDefault="003079CD" w:rsidP="00B55342">
      <w:pPr>
        <w:spacing w:line="360" w:lineRule="auto"/>
        <w:jc w:val="both"/>
        <w:rPr>
          <w:rFonts w:cs="Arial"/>
          <w:lang w:val="es-ES"/>
        </w:rPr>
      </w:pPr>
    </w:p>
    <w:p w:rsidR="003079CD" w:rsidRPr="00191070" w:rsidRDefault="003079CD" w:rsidP="00B55342">
      <w:pPr>
        <w:pStyle w:val="Textoindependiente"/>
        <w:spacing w:line="360" w:lineRule="auto"/>
        <w:jc w:val="both"/>
        <w:rPr>
          <w:rFonts w:cs="Arial"/>
          <w:b/>
          <w:lang w:val="es-ES"/>
        </w:rPr>
      </w:pPr>
    </w:p>
    <w:p w:rsidR="003079CD" w:rsidRPr="00191070" w:rsidRDefault="003079CD" w:rsidP="00B55342">
      <w:pPr>
        <w:spacing w:line="360" w:lineRule="auto"/>
        <w:jc w:val="both"/>
        <w:rPr>
          <w:rFonts w:cs="Arial"/>
          <w:szCs w:val="24"/>
          <w:lang w:val="es-ES"/>
        </w:rPr>
      </w:pPr>
    </w:p>
    <w:tbl>
      <w:tblPr>
        <w:tblStyle w:val="Tablaconcuadrcula"/>
        <w:tblW w:w="9212" w:type="dxa"/>
        <w:tblLook w:val="04A0" w:firstRow="1" w:lastRow="0" w:firstColumn="1" w:lastColumn="0" w:noHBand="0" w:noVBand="1"/>
      </w:tblPr>
      <w:tblGrid>
        <w:gridCol w:w="2361"/>
        <w:gridCol w:w="3425"/>
        <w:gridCol w:w="3426"/>
      </w:tblGrid>
      <w:tr w:rsidR="003079CD" w:rsidRPr="00191070" w:rsidTr="0089221D">
        <w:trPr>
          <w:trHeight w:val="930"/>
        </w:trPr>
        <w:tc>
          <w:tcPr>
            <w:tcW w:w="2361" w:type="dxa"/>
          </w:tcPr>
          <w:p w:rsidR="003079CD" w:rsidRPr="00191070" w:rsidRDefault="003079CD" w:rsidP="00B55342">
            <w:pPr>
              <w:pStyle w:val="Textoindependiente"/>
              <w:spacing w:line="360" w:lineRule="auto"/>
              <w:rPr>
                <w:rFonts w:cs="Arial"/>
                <w:b/>
                <w:lang w:val="es-ES"/>
              </w:rPr>
            </w:pPr>
            <w:r w:rsidRPr="00191070">
              <w:rPr>
                <w:rFonts w:cs="Arial"/>
                <w:b/>
                <w:lang w:val="es-ES"/>
              </w:rPr>
              <w:t>Nombre</w:t>
            </w:r>
          </w:p>
          <w:p w:rsidR="003079CD" w:rsidRPr="00191070" w:rsidRDefault="00B03466" w:rsidP="00B55342">
            <w:pPr>
              <w:pStyle w:val="Textoindependiente"/>
              <w:spacing w:line="360" w:lineRule="auto"/>
              <w:rPr>
                <w:rFonts w:cs="Arial"/>
                <w:b/>
                <w:lang w:val="es-ES"/>
              </w:rPr>
            </w:pPr>
            <w:r w:rsidRPr="0079211A">
              <w:rPr>
                <w:rFonts w:eastAsia="Times New Roman" w:cs="Arial"/>
                <w:b/>
                <w:lang w:val="es-ES"/>
              </w:rPr>
              <w:t>HUO-1</w:t>
            </w:r>
            <w:r>
              <w:rPr>
                <w:rFonts w:eastAsia="Times New Roman" w:cs="Arial"/>
                <w:lang w:val="es-ES"/>
              </w:rPr>
              <w:t xml:space="preserve"> </w:t>
            </w:r>
            <w:r w:rsidR="003079CD" w:rsidRPr="00191070">
              <w:rPr>
                <w:rFonts w:eastAsia="Times New Roman" w:cs="Arial"/>
                <w:lang w:val="es-ES"/>
              </w:rPr>
              <w:t>Registro y acceso de clientes</w:t>
            </w:r>
          </w:p>
        </w:tc>
        <w:tc>
          <w:tcPr>
            <w:tcW w:w="3425" w:type="dxa"/>
          </w:tcPr>
          <w:p w:rsidR="003079CD" w:rsidRPr="00191070" w:rsidRDefault="003079CD" w:rsidP="00B55342">
            <w:pPr>
              <w:pStyle w:val="Textoindependiente"/>
              <w:spacing w:line="360" w:lineRule="auto"/>
              <w:rPr>
                <w:rFonts w:cs="Arial"/>
                <w:b/>
                <w:lang w:val="es-ES"/>
              </w:rPr>
            </w:pPr>
            <w:r w:rsidRPr="00191070">
              <w:rPr>
                <w:rFonts w:cs="Arial"/>
                <w:b/>
                <w:lang w:val="es-ES"/>
              </w:rPr>
              <w:t>Prioridad</w:t>
            </w:r>
          </w:p>
          <w:p w:rsidR="003079CD" w:rsidRPr="00191070" w:rsidRDefault="003079CD" w:rsidP="00B55342">
            <w:pPr>
              <w:pStyle w:val="Textoindependiente"/>
              <w:spacing w:line="360" w:lineRule="auto"/>
              <w:rPr>
                <w:rFonts w:cs="Arial"/>
                <w:b/>
                <w:lang w:val="es-ES"/>
              </w:rPr>
            </w:pPr>
            <w:r w:rsidRPr="00191070">
              <w:rPr>
                <w:rFonts w:eastAsia="Times New Roman" w:cs="Arial"/>
                <w:lang w:val="es-ES"/>
              </w:rPr>
              <w:t>Alta</w:t>
            </w:r>
          </w:p>
        </w:tc>
        <w:tc>
          <w:tcPr>
            <w:tcW w:w="3425" w:type="dxa"/>
          </w:tcPr>
          <w:p w:rsidR="003079CD" w:rsidRPr="00191070" w:rsidRDefault="003079CD" w:rsidP="00B55342">
            <w:pPr>
              <w:pStyle w:val="Textoindependiente"/>
              <w:spacing w:line="360" w:lineRule="auto"/>
              <w:rPr>
                <w:rFonts w:cs="Arial"/>
                <w:b/>
                <w:lang w:val="es-ES"/>
              </w:rPr>
            </w:pPr>
            <w:r w:rsidRPr="00191070">
              <w:rPr>
                <w:rFonts w:cs="Arial"/>
                <w:b/>
                <w:lang w:val="es-ES"/>
              </w:rPr>
              <w:t>Tiempo estimado</w:t>
            </w:r>
          </w:p>
          <w:p w:rsidR="003079CD" w:rsidRPr="00191070" w:rsidRDefault="0089221D" w:rsidP="00B55342">
            <w:pPr>
              <w:pStyle w:val="Textoindependiente"/>
              <w:spacing w:line="360" w:lineRule="auto"/>
              <w:rPr>
                <w:rFonts w:cs="Arial"/>
                <w:b/>
                <w:lang w:val="es-US"/>
              </w:rPr>
            </w:pPr>
            <w:r w:rsidRPr="00191070">
              <w:rPr>
                <w:rFonts w:eastAsia="Times New Roman" w:cs="Arial"/>
                <w:lang w:val="es-ES"/>
              </w:rPr>
              <w:t>16</w:t>
            </w:r>
          </w:p>
        </w:tc>
      </w:tr>
      <w:tr w:rsidR="003079CD" w:rsidRPr="008202A4" w:rsidTr="0089221D">
        <w:trPr>
          <w:trHeight w:val="954"/>
        </w:trPr>
        <w:tc>
          <w:tcPr>
            <w:tcW w:w="9212" w:type="dxa"/>
            <w:gridSpan w:val="3"/>
          </w:tcPr>
          <w:p w:rsidR="003079CD" w:rsidRPr="00191070" w:rsidRDefault="003079CD" w:rsidP="00B55342">
            <w:pPr>
              <w:pStyle w:val="Textoindependiente"/>
              <w:tabs>
                <w:tab w:val="left" w:pos="2700"/>
              </w:tabs>
              <w:spacing w:line="360" w:lineRule="auto"/>
              <w:rPr>
                <w:rFonts w:cs="Arial"/>
                <w:b/>
                <w:lang w:val="es-ES"/>
              </w:rPr>
            </w:pPr>
            <w:r w:rsidRPr="00191070">
              <w:rPr>
                <w:rFonts w:cs="Arial"/>
                <w:b/>
                <w:lang w:val="es-ES"/>
              </w:rPr>
              <w:t>Historia de Usuario</w:t>
            </w:r>
            <w:r w:rsidRPr="00191070">
              <w:rPr>
                <w:rFonts w:cs="Arial"/>
                <w:b/>
                <w:lang w:val="es-ES"/>
              </w:rPr>
              <w:tab/>
            </w:r>
          </w:p>
          <w:p w:rsidR="002F782A" w:rsidRPr="002F782A" w:rsidRDefault="003079CD" w:rsidP="00B55342">
            <w:pPr>
              <w:spacing w:line="360" w:lineRule="auto"/>
              <w:rPr>
                <w:rFonts w:eastAsia="Times New Roman" w:cs="Arial"/>
                <w:szCs w:val="24"/>
                <w:lang w:val="es-ES"/>
              </w:rPr>
            </w:pPr>
            <w:r w:rsidRPr="002F782A">
              <w:rPr>
                <w:rFonts w:eastAsia="Times New Roman" w:cs="Arial"/>
                <w:b/>
                <w:szCs w:val="24"/>
                <w:lang w:val="es-ES"/>
              </w:rPr>
              <w:t>Como</w:t>
            </w:r>
            <w:r w:rsidRPr="00191070">
              <w:rPr>
                <w:rFonts w:eastAsia="Times New Roman" w:cs="Arial"/>
                <w:szCs w:val="24"/>
                <w:lang w:val="es-ES"/>
              </w:rPr>
              <w:t xml:space="preserve"> </w:t>
            </w:r>
            <w:r w:rsidRPr="002F782A">
              <w:rPr>
                <w:rFonts w:eastAsia="Times New Roman" w:cs="Arial"/>
                <w:bCs/>
                <w:szCs w:val="24"/>
                <w:lang w:val="es-ES"/>
              </w:rPr>
              <w:t>cliente</w:t>
            </w:r>
            <w:r w:rsidR="002F782A" w:rsidRPr="002F782A">
              <w:rPr>
                <w:rFonts w:eastAsia="Times New Roman" w:cs="Arial"/>
                <w:bCs/>
                <w:szCs w:val="24"/>
                <w:lang w:val="es-ES"/>
              </w:rPr>
              <w:t xml:space="preserve"> potencial de la MYPIME</w:t>
            </w:r>
          </w:p>
          <w:p w:rsidR="002F782A" w:rsidRDefault="002F782A" w:rsidP="00B55342">
            <w:pPr>
              <w:spacing w:line="360" w:lineRule="auto"/>
              <w:rPr>
                <w:rFonts w:eastAsia="Times New Roman" w:cs="Arial"/>
                <w:b/>
                <w:bCs/>
                <w:szCs w:val="24"/>
                <w:lang w:val="es-ES"/>
              </w:rPr>
            </w:pPr>
            <w:r w:rsidRPr="002F782A">
              <w:rPr>
                <w:rFonts w:eastAsia="Times New Roman" w:cs="Arial"/>
                <w:b/>
                <w:szCs w:val="24"/>
                <w:lang w:val="es-ES"/>
              </w:rPr>
              <w:t>Q</w:t>
            </w:r>
            <w:r w:rsidR="003079CD" w:rsidRPr="002F782A">
              <w:rPr>
                <w:rFonts w:eastAsia="Times New Roman" w:cs="Arial"/>
                <w:b/>
                <w:szCs w:val="24"/>
                <w:lang w:val="es-ES"/>
              </w:rPr>
              <w:t xml:space="preserve">uiero </w:t>
            </w:r>
            <w:r w:rsidRPr="002F782A">
              <w:rPr>
                <w:rFonts w:eastAsia="Times New Roman" w:cs="Arial"/>
                <w:bCs/>
                <w:szCs w:val="24"/>
                <w:lang w:val="es-ES"/>
              </w:rPr>
              <w:t>registrarme en el sistema de forma segura con mis datos personales y de contacto</w:t>
            </w:r>
          </w:p>
          <w:p w:rsidR="003079CD" w:rsidRPr="00191070" w:rsidRDefault="002F782A" w:rsidP="00B55342">
            <w:pPr>
              <w:spacing w:line="360" w:lineRule="auto"/>
              <w:rPr>
                <w:rFonts w:cs="Arial"/>
                <w:b/>
                <w:szCs w:val="24"/>
                <w:lang w:val="es-ES"/>
              </w:rPr>
            </w:pPr>
            <w:r w:rsidRPr="002F782A">
              <w:rPr>
                <w:rFonts w:eastAsia="Times New Roman" w:cs="Arial"/>
                <w:b/>
                <w:szCs w:val="24"/>
                <w:lang w:val="es-ES"/>
              </w:rPr>
              <w:t>P</w:t>
            </w:r>
            <w:r w:rsidR="003079CD" w:rsidRPr="002F782A">
              <w:rPr>
                <w:rFonts w:eastAsia="Times New Roman" w:cs="Arial"/>
                <w:b/>
                <w:szCs w:val="24"/>
                <w:lang w:val="es-ES"/>
              </w:rPr>
              <w:t>ara</w:t>
            </w:r>
            <w:r w:rsidR="003079CD" w:rsidRPr="00191070">
              <w:rPr>
                <w:rFonts w:eastAsia="Times New Roman" w:cs="Arial"/>
                <w:szCs w:val="24"/>
                <w:lang w:val="es-ES"/>
              </w:rPr>
              <w:t xml:space="preserve"> poder gestionar mis pedidos y pagos de forma segura</w:t>
            </w:r>
          </w:p>
        </w:tc>
      </w:tr>
      <w:tr w:rsidR="003079CD" w:rsidRPr="008202A4" w:rsidTr="0089221D">
        <w:trPr>
          <w:trHeight w:val="1183"/>
        </w:trPr>
        <w:tc>
          <w:tcPr>
            <w:tcW w:w="9212" w:type="dxa"/>
            <w:gridSpan w:val="3"/>
          </w:tcPr>
          <w:p w:rsidR="003079CD" w:rsidRPr="00191070" w:rsidRDefault="003079CD" w:rsidP="00B55342">
            <w:pPr>
              <w:pStyle w:val="Textoindependiente"/>
              <w:spacing w:line="360" w:lineRule="auto"/>
              <w:rPr>
                <w:rFonts w:cs="Arial"/>
                <w:b/>
                <w:lang w:val="es-ES"/>
              </w:rPr>
            </w:pPr>
            <w:r w:rsidRPr="00191070">
              <w:rPr>
                <w:rFonts w:cs="Arial"/>
                <w:b/>
                <w:lang w:val="es-ES"/>
              </w:rPr>
              <w:t>Criterio de aceptación</w:t>
            </w:r>
          </w:p>
          <w:p w:rsidR="003079CD" w:rsidRDefault="002F782A" w:rsidP="00B55342">
            <w:pPr>
              <w:pStyle w:val="Textoindependiente"/>
              <w:spacing w:line="360" w:lineRule="auto"/>
              <w:rPr>
                <w:rFonts w:eastAsia="Times New Roman" w:cs="Arial"/>
                <w:lang w:val="es-ES"/>
              </w:rPr>
            </w:pPr>
            <w:r w:rsidRPr="00EC1220">
              <w:rPr>
                <w:rFonts w:eastAsia="Times New Roman" w:cs="Arial"/>
                <w:b/>
                <w:lang w:val="es-ES"/>
              </w:rPr>
              <w:lastRenderedPageBreak/>
              <w:t>CA</w:t>
            </w:r>
            <w:proofErr w:type="gramStart"/>
            <w:r w:rsidRPr="00EC1220">
              <w:rPr>
                <w:rFonts w:eastAsia="Times New Roman" w:cs="Arial"/>
                <w:b/>
                <w:lang w:val="es-ES"/>
              </w:rPr>
              <w:t>1</w:t>
            </w:r>
            <w:r>
              <w:rPr>
                <w:rFonts w:eastAsia="Times New Roman" w:cs="Arial"/>
                <w:lang w:val="es-ES"/>
              </w:rPr>
              <w:t>:</w:t>
            </w:r>
            <w:r w:rsidR="003079CD" w:rsidRPr="00191070">
              <w:rPr>
                <w:rFonts w:eastAsia="Times New Roman" w:cs="Arial"/>
                <w:lang w:val="es-ES"/>
              </w:rPr>
              <w:t>Dado</w:t>
            </w:r>
            <w:proofErr w:type="gramEnd"/>
            <w:r w:rsidR="003079CD" w:rsidRPr="00191070">
              <w:rPr>
                <w:rFonts w:eastAsia="Times New Roman" w:cs="Arial"/>
                <w:lang w:val="es-ES"/>
              </w:rPr>
              <w:t xml:space="preserve"> que el cliente no tiene </w:t>
            </w:r>
            <w:r w:rsidR="00841AF9" w:rsidRPr="00191070">
              <w:rPr>
                <w:rFonts w:eastAsia="Times New Roman" w:cs="Arial"/>
                <w:lang w:val="es-ES"/>
              </w:rPr>
              <w:t>cuenta,</w:t>
            </w:r>
            <w:r w:rsidR="00841AF9">
              <w:rPr>
                <w:rFonts w:eastAsia="Times New Roman" w:cs="Arial"/>
                <w:lang w:val="es-ES"/>
              </w:rPr>
              <w:t xml:space="preserve"> hace clic en el botón registrarme,</w:t>
            </w:r>
            <w:r w:rsidR="003079CD" w:rsidRPr="00191070">
              <w:rPr>
                <w:rFonts w:eastAsia="Times New Roman" w:cs="Arial"/>
                <w:lang w:val="es-ES"/>
              </w:rPr>
              <w:t xml:space="preserve"> </w:t>
            </w:r>
            <w:r>
              <w:rPr>
                <w:rFonts w:eastAsia="Times New Roman" w:cs="Arial"/>
                <w:lang w:val="es-ES"/>
              </w:rPr>
              <w:t>cuando ingresa todos los datos obligatorios,</w:t>
            </w:r>
            <w:r w:rsidR="00841AF9">
              <w:rPr>
                <w:rFonts w:eastAsia="Times New Roman" w:cs="Arial"/>
                <w:lang w:val="es-ES"/>
              </w:rPr>
              <w:t xml:space="preserve"> </w:t>
            </w:r>
            <w:r w:rsidR="003079CD" w:rsidRPr="00191070">
              <w:rPr>
                <w:rFonts w:eastAsia="Times New Roman" w:cs="Arial"/>
                <w:lang w:val="es-ES"/>
              </w:rPr>
              <w:t xml:space="preserve">con datos </w:t>
            </w:r>
            <w:r w:rsidR="00841AF9" w:rsidRPr="00191070">
              <w:rPr>
                <w:rFonts w:eastAsia="Times New Roman" w:cs="Arial"/>
                <w:lang w:val="es-ES"/>
              </w:rPr>
              <w:t>válidos,</w:t>
            </w:r>
            <w:r w:rsidR="00841AF9">
              <w:rPr>
                <w:rFonts w:eastAsia="Times New Roman" w:cs="Arial"/>
                <w:lang w:val="es-ES"/>
              </w:rPr>
              <w:t xml:space="preserve"> hago</w:t>
            </w:r>
            <w:r>
              <w:rPr>
                <w:rFonts w:eastAsia="Times New Roman" w:cs="Arial"/>
                <w:lang w:val="es-ES"/>
              </w:rPr>
              <w:t xml:space="preserve"> clic en registrarme y</w:t>
            </w:r>
            <w:r w:rsidR="003079CD" w:rsidRPr="00191070">
              <w:rPr>
                <w:rFonts w:eastAsia="Times New Roman" w:cs="Arial"/>
                <w:lang w:val="es-ES"/>
              </w:rPr>
              <w:t xml:space="preserve"> entonces se</w:t>
            </w:r>
            <w:r>
              <w:rPr>
                <w:rFonts w:eastAsia="Times New Roman" w:cs="Arial"/>
                <w:lang w:val="es-ES"/>
              </w:rPr>
              <w:t xml:space="preserve"> debe</w:t>
            </w:r>
            <w:r w:rsidR="003079CD" w:rsidRPr="00191070">
              <w:rPr>
                <w:rFonts w:eastAsia="Times New Roman" w:cs="Arial"/>
                <w:lang w:val="es-ES"/>
              </w:rPr>
              <w:t xml:space="preserve"> crea</w:t>
            </w:r>
            <w:r>
              <w:rPr>
                <w:rFonts w:eastAsia="Times New Roman" w:cs="Arial"/>
                <w:lang w:val="es-ES"/>
              </w:rPr>
              <w:t>r</w:t>
            </w:r>
            <w:r w:rsidR="003079CD" w:rsidRPr="00191070">
              <w:rPr>
                <w:rFonts w:eastAsia="Times New Roman" w:cs="Arial"/>
                <w:lang w:val="es-ES"/>
              </w:rPr>
              <w:t xml:space="preserve"> su cuenta y puede iniciar sesión, recuperar su contraseña y acceder a su perfil.</w:t>
            </w:r>
          </w:p>
          <w:p w:rsidR="002F782A" w:rsidRDefault="00EC1220" w:rsidP="00B55342">
            <w:pPr>
              <w:pStyle w:val="Textoindependiente"/>
              <w:spacing w:line="360" w:lineRule="auto"/>
              <w:rPr>
                <w:rFonts w:cs="Arial"/>
                <w:lang w:val="es-ES"/>
              </w:rPr>
            </w:pPr>
            <w:r>
              <w:rPr>
                <w:rFonts w:cs="Arial"/>
                <w:b/>
                <w:lang w:val="es-ES"/>
              </w:rPr>
              <w:t>CA</w:t>
            </w:r>
            <w:proofErr w:type="gramStart"/>
            <w:r>
              <w:rPr>
                <w:rFonts w:cs="Arial"/>
                <w:b/>
                <w:lang w:val="es-ES"/>
              </w:rPr>
              <w:t>2:</w:t>
            </w:r>
            <w:r>
              <w:rPr>
                <w:rFonts w:cs="Arial"/>
                <w:lang w:val="es-ES"/>
              </w:rPr>
              <w:t>Dado</w:t>
            </w:r>
            <w:proofErr w:type="gramEnd"/>
            <w:r>
              <w:rPr>
                <w:rFonts w:cs="Arial"/>
                <w:lang w:val="es-ES"/>
              </w:rPr>
              <w:t xml:space="preserve"> que el usuario </w:t>
            </w:r>
            <w:proofErr w:type="spellStart"/>
            <w:r>
              <w:rPr>
                <w:rFonts w:cs="Arial"/>
                <w:lang w:val="es-ES"/>
              </w:rPr>
              <w:t>esta</w:t>
            </w:r>
            <w:proofErr w:type="spellEnd"/>
            <w:r>
              <w:rPr>
                <w:rFonts w:cs="Arial"/>
                <w:lang w:val="es-ES"/>
              </w:rPr>
              <w:t xml:space="preserve"> registrado, al ingresar su contraseña y nombre de usuario </w:t>
            </w:r>
            <w:proofErr w:type="spellStart"/>
            <w:r>
              <w:rPr>
                <w:rFonts w:cs="Arial"/>
                <w:lang w:val="es-ES"/>
              </w:rPr>
              <w:t>validos</w:t>
            </w:r>
            <w:proofErr w:type="spellEnd"/>
            <w:r>
              <w:rPr>
                <w:rFonts w:cs="Arial"/>
                <w:lang w:val="es-ES"/>
              </w:rPr>
              <w:t xml:space="preserve"> y dar clic en el botón iniciar sesión es redirigido a la página de inicio.</w:t>
            </w:r>
          </w:p>
          <w:p w:rsidR="00EC1220" w:rsidRDefault="00EC1220" w:rsidP="00B55342">
            <w:pPr>
              <w:pStyle w:val="Textoindependiente"/>
              <w:spacing w:line="360" w:lineRule="auto"/>
              <w:rPr>
                <w:rFonts w:cs="Arial"/>
                <w:lang w:val="es-ES"/>
              </w:rPr>
            </w:pPr>
            <w:r>
              <w:rPr>
                <w:rFonts w:cs="Arial"/>
                <w:b/>
                <w:lang w:val="es-ES"/>
              </w:rPr>
              <w:t>CA</w:t>
            </w:r>
            <w:proofErr w:type="gramStart"/>
            <w:r>
              <w:rPr>
                <w:rFonts w:cs="Arial"/>
                <w:b/>
                <w:lang w:val="es-ES"/>
              </w:rPr>
              <w:t>3:</w:t>
            </w:r>
            <w:r>
              <w:rPr>
                <w:rFonts w:cs="Arial"/>
                <w:lang w:val="es-ES"/>
              </w:rPr>
              <w:t>Dado</w:t>
            </w:r>
            <w:proofErr w:type="gramEnd"/>
            <w:r>
              <w:rPr>
                <w:rFonts w:cs="Arial"/>
                <w:lang w:val="es-ES"/>
              </w:rPr>
              <w:t xml:space="preserve"> que el usuario intenta iniciar sesión, al ingresar una contraseña o nombre de usuario no validos lanza un mensaje de usuario o contraseñas no </w:t>
            </w:r>
            <w:proofErr w:type="spellStart"/>
            <w:r>
              <w:rPr>
                <w:rFonts w:cs="Arial"/>
                <w:lang w:val="es-ES"/>
              </w:rPr>
              <w:t>validos</w:t>
            </w:r>
            <w:proofErr w:type="spellEnd"/>
            <w:r>
              <w:rPr>
                <w:rFonts w:cs="Arial"/>
                <w:lang w:val="es-ES"/>
              </w:rPr>
              <w:t>.</w:t>
            </w:r>
          </w:p>
          <w:p w:rsidR="00EC1220" w:rsidRPr="00EC1220" w:rsidRDefault="00EC1220" w:rsidP="00B55342">
            <w:pPr>
              <w:pStyle w:val="Textoindependiente"/>
              <w:spacing w:line="360" w:lineRule="auto"/>
              <w:rPr>
                <w:rFonts w:cs="Arial"/>
                <w:lang w:val="es-ES"/>
              </w:rPr>
            </w:pPr>
            <w:r>
              <w:rPr>
                <w:rFonts w:cs="Arial"/>
                <w:b/>
                <w:lang w:val="es-ES"/>
              </w:rPr>
              <w:t>CA</w:t>
            </w:r>
            <w:proofErr w:type="gramStart"/>
            <w:r>
              <w:rPr>
                <w:rFonts w:cs="Arial"/>
                <w:b/>
                <w:lang w:val="es-ES"/>
              </w:rPr>
              <w:t>4:</w:t>
            </w:r>
            <w:r>
              <w:rPr>
                <w:rFonts w:cs="Arial"/>
                <w:lang w:val="es-ES"/>
              </w:rPr>
              <w:t>Dado</w:t>
            </w:r>
            <w:proofErr w:type="gramEnd"/>
            <w:r>
              <w:rPr>
                <w:rFonts w:cs="Arial"/>
                <w:lang w:val="es-ES"/>
              </w:rPr>
              <w:t xml:space="preserve"> que el usuario al registrarse deja </w:t>
            </w:r>
            <w:proofErr w:type="spellStart"/>
            <w:r>
              <w:rPr>
                <w:rFonts w:cs="Arial"/>
                <w:lang w:val="es-ES"/>
              </w:rPr>
              <w:t>vacios</w:t>
            </w:r>
            <w:proofErr w:type="spellEnd"/>
            <w:r>
              <w:rPr>
                <w:rFonts w:cs="Arial"/>
                <w:lang w:val="es-ES"/>
              </w:rPr>
              <w:t xml:space="preserve"> campos obligatorios o los rellena con información  no valida, se deniega el registro y muestra un mensaje de campos no validos o campos obligatorios.</w:t>
            </w:r>
          </w:p>
          <w:p w:rsidR="00EC1220" w:rsidRPr="00EC1220" w:rsidRDefault="00EC1220" w:rsidP="00B55342">
            <w:pPr>
              <w:pStyle w:val="Textoindependiente"/>
              <w:spacing w:line="360" w:lineRule="auto"/>
              <w:rPr>
                <w:rFonts w:cs="Arial"/>
                <w:lang w:val="es-ES"/>
              </w:rPr>
            </w:pPr>
          </w:p>
          <w:p w:rsidR="003079CD" w:rsidRPr="00191070" w:rsidRDefault="003079CD" w:rsidP="00B55342">
            <w:pPr>
              <w:pStyle w:val="Textoindependiente"/>
              <w:spacing w:line="360" w:lineRule="auto"/>
              <w:rPr>
                <w:rFonts w:cs="Arial"/>
                <w:b/>
                <w:bCs/>
                <w:lang w:val="es-US"/>
              </w:rPr>
            </w:pPr>
          </w:p>
          <w:p w:rsidR="003079CD" w:rsidRPr="00191070" w:rsidRDefault="003079CD" w:rsidP="00B55342">
            <w:pPr>
              <w:pStyle w:val="Textoindependiente"/>
              <w:spacing w:line="360" w:lineRule="auto"/>
              <w:rPr>
                <w:rFonts w:cs="Arial"/>
                <w:b/>
                <w:lang w:val="es-ES"/>
              </w:rPr>
            </w:pPr>
          </w:p>
          <w:p w:rsidR="003079CD" w:rsidRPr="00191070" w:rsidRDefault="003079CD" w:rsidP="00B55342">
            <w:pPr>
              <w:pStyle w:val="Textoindependiente"/>
              <w:spacing w:line="360" w:lineRule="auto"/>
              <w:rPr>
                <w:rFonts w:cs="Arial"/>
                <w:b/>
                <w:lang w:val="es-ES"/>
              </w:rPr>
            </w:pPr>
          </w:p>
        </w:tc>
      </w:tr>
    </w:tbl>
    <w:p w:rsidR="00156518" w:rsidRPr="00191070" w:rsidRDefault="00156518" w:rsidP="00B55342">
      <w:pPr>
        <w:spacing w:line="360" w:lineRule="auto"/>
        <w:ind w:firstLineChars="50" w:firstLine="120"/>
        <w:jc w:val="both"/>
        <w:rPr>
          <w:rFonts w:cs="Arial"/>
          <w:b/>
          <w:bCs/>
          <w:szCs w:val="24"/>
          <w:lang w:val="es-ES"/>
        </w:rPr>
      </w:pPr>
    </w:p>
    <w:tbl>
      <w:tblPr>
        <w:tblStyle w:val="Tablaconcuadrcula"/>
        <w:tblW w:w="9212" w:type="dxa"/>
        <w:tblLook w:val="04A0" w:firstRow="1" w:lastRow="0" w:firstColumn="1" w:lastColumn="0" w:noHBand="0" w:noVBand="1"/>
      </w:tblPr>
      <w:tblGrid>
        <w:gridCol w:w="2361"/>
        <w:gridCol w:w="3425"/>
        <w:gridCol w:w="3426"/>
      </w:tblGrid>
      <w:tr w:rsidR="003079CD" w:rsidRPr="00DD7017" w:rsidTr="0089221D">
        <w:trPr>
          <w:trHeight w:val="930"/>
        </w:trPr>
        <w:tc>
          <w:tcPr>
            <w:tcW w:w="2361" w:type="dxa"/>
          </w:tcPr>
          <w:p w:rsidR="003079CD" w:rsidRPr="00191070" w:rsidRDefault="003079CD" w:rsidP="00B55342">
            <w:pPr>
              <w:pStyle w:val="Textoindependiente"/>
              <w:spacing w:line="360" w:lineRule="auto"/>
              <w:rPr>
                <w:rFonts w:cs="Arial"/>
                <w:b/>
                <w:lang w:val="es-ES"/>
              </w:rPr>
            </w:pPr>
            <w:r w:rsidRPr="00191070">
              <w:rPr>
                <w:rFonts w:cs="Arial"/>
                <w:b/>
                <w:lang w:val="es-ES"/>
              </w:rPr>
              <w:t>Nombre</w:t>
            </w:r>
          </w:p>
          <w:p w:rsidR="003079CD" w:rsidRPr="00191070" w:rsidRDefault="0079211A" w:rsidP="00B55342">
            <w:pPr>
              <w:pStyle w:val="Textoindependiente"/>
              <w:spacing w:line="360" w:lineRule="auto"/>
              <w:rPr>
                <w:rFonts w:cs="Arial"/>
                <w:b/>
                <w:lang w:val="es-ES"/>
              </w:rPr>
            </w:pPr>
            <w:r>
              <w:rPr>
                <w:rFonts w:eastAsia="Times New Roman" w:cs="Arial"/>
                <w:b/>
                <w:lang w:val="es-ES"/>
              </w:rPr>
              <w:t xml:space="preserve">HUO-2 </w:t>
            </w:r>
            <w:r w:rsidR="003079CD" w:rsidRPr="00191070">
              <w:rPr>
                <w:rFonts w:eastAsia="Times New Roman" w:cs="Arial"/>
                <w:lang w:val="es-ES"/>
              </w:rPr>
              <w:t>Gestión de roles y usuarios internos</w:t>
            </w:r>
          </w:p>
        </w:tc>
        <w:tc>
          <w:tcPr>
            <w:tcW w:w="3425" w:type="dxa"/>
          </w:tcPr>
          <w:p w:rsidR="003079CD" w:rsidRPr="00191070" w:rsidRDefault="003079CD" w:rsidP="00B55342">
            <w:pPr>
              <w:pStyle w:val="Textoindependiente"/>
              <w:spacing w:line="360" w:lineRule="auto"/>
              <w:rPr>
                <w:rFonts w:cs="Arial"/>
                <w:b/>
              </w:rPr>
            </w:pPr>
            <w:r w:rsidRPr="00191070">
              <w:rPr>
                <w:rFonts w:cs="Arial"/>
                <w:b/>
              </w:rPr>
              <w:t>Prioridad</w:t>
            </w:r>
          </w:p>
          <w:p w:rsidR="003079CD" w:rsidRPr="00191070" w:rsidRDefault="003079CD" w:rsidP="00B55342">
            <w:pPr>
              <w:pStyle w:val="Textoindependiente"/>
              <w:spacing w:line="360" w:lineRule="auto"/>
              <w:rPr>
                <w:rFonts w:cs="Arial"/>
                <w:b/>
              </w:rPr>
            </w:pPr>
            <w:r w:rsidRPr="00191070">
              <w:rPr>
                <w:rFonts w:eastAsia="Times New Roman" w:cs="Arial"/>
              </w:rPr>
              <w:t>Alta</w:t>
            </w:r>
          </w:p>
        </w:tc>
        <w:tc>
          <w:tcPr>
            <w:tcW w:w="3425" w:type="dxa"/>
          </w:tcPr>
          <w:p w:rsidR="003079CD" w:rsidRPr="00191070" w:rsidRDefault="003079CD" w:rsidP="00B55342">
            <w:pPr>
              <w:pStyle w:val="Textoindependiente"/>
              <w:spacing w:line="360" w:lineRule="auto"/>
              <w:rPr>
                <w:rFonts w:cs="Arial"/>
                <w:b/>
              </w:rPr>
            </w:pPr>
            <w:r w:rsidRPr="00191070">
              <w:rPr>
                <w:rFonts w:cs="Arial"/>
                <w:b/>
              </w:rPr>
              <w:t>Tiempo estimado</w:t>
            </w:r>
          </w:p>
          <w:p w:rsidR="003079CD" w:rsidRPr="00191070" w:rsidRDefault="0089221D" w:rsidP="00B55342">
            <w:pPr>
              <w:pStyle w:val="Textoindependiente"/>
              <w:spacing w:line="360" w:lineRule="auto"/>
              <w:rPr>
                <w:rFonts w:cs="Arial"/>
                <w:b/>
                <w:lang w:val="es-US"/>
              </w:rPr>
            </w:pPr>
            <w:r w:rsidRPr="00191070">
              <w:rPr>
                <w:rFonts w:eastAsia="Times New Roman" w:cs="Arial"/>
              </w:rPr>
              <w:t>16</w:t>
            </w:r>
          </w:p>
        </w:tc>
      </w:tr>
      <w:tr w:rsidR="003079CD" w:rsidRPr="008202A4" w:rsidTr="0089221D">
        <w:trPr>
          <w:trHeight w:val="954"/>
        </w:trPr>
        <w:tc>
          <w:tcPr>
            <w:tcW w:w="9212" w:type="dxa"/>
            <w:gridSpan w:val="3"/>
          </w:tcPr>
          <w:p w:rsidR="003079CD" w:rsidRPr="00191070" w:rsidRDefault="003079CD" w:rsidP="00B55342">
            <w:pPr>
              <w:pStyle w:val="Textoindependiente"/>
              <w:tabs>
                <w:tab w:val="left" w:pos="2700"/>
              </w:tabs>
              <w:spacing w:line="360" w:lineRule="auto"/>
              <w:rPr>
                <w:rFonts w:cs="Arial"/>
                <w:b/>
                <w:lang w:val="es-ES"/>
              </w:rPr>
            </w:pPr>
            <w:r w:rsidRPr="00191070">
              <w:rPr>
                <w:rFonts w:cs="Arial"/>
                <w:b/>
                <w:lang w:val="es-ES"/>
              </w:rPr>
              <w:t>Historia de Usuario</w:t>
            </w:r>
            <w:r w:rsidRPr="00191070">
              <w:rPr>
                <w:rFonts w:cs="Arial"/>
                <w:b/>
                <w:lang w:val="es-ES"/>
              </w:rPr>
              <w:tab/>
            </w:r>
          </w:p>
          <w:p w:rsidR="00EC1220" w:rsidRDefault="003079CD" w:rsidP="00B55342">
            <w:pPr>
              <w:spacing w:line="360" w:lineRule="auto"/>
              <w:rPr>
                <w:rFonts w:eastAsia="Times New Roman" w:cs="Arial"/>
                <w:szCs w:val="24"/>
                <w:lang w:val="es-ES"/>
              </w:rPr>
            </w:pPr>
            <w:r w:rsidRPr="00EC1220">
              <w:rPr>
                <w:rFonts w:eastAsia="Times New Roman" w:cs="Arial"/>
                <w:b/>
                <w:szCs w:val="24"/>
                <w:lang w:val="es-ES"/>
              </w:rPr>
              <w:t xml:space="preserve">Como </w:t>
            </w:r>
            <w:r w:rsidRPr="00EC1220">
              <w:rPr>
                <w:rFonts w:eastAsia="Times New Roman" w:cs="Arial"/>
                <w:bCs/>
                <w:szCs w:val="24"/>
                <w:lang w:val="es-ES"/>
              </w:rPr>
              <w:t>administrador</w:t>
            </w:r>
            <w:r w:rsidR="00EC1220">
              <w:rPr>
                <w:rFonts w:eastAsia="Times New Roman" w:cs="Arial"/>
                <w:szCs w:val="24"/>
                <w:lang w:val="es-ES"/>
              </w:rPr>
              <w:t xml:space="preserve"> de</w:t>
            </w:r>
            <w:r w:rsidR="001B670D">
              <w:rPr>
                <w:rFonts w:eastAsia="Times New Roman" w:cs="Arial"/>
                <w:szCs w:val="24"/>
                <w:lang w:val="es-ES"/>
              </w:rPr>
              <w:t xml:space="preserve"> la MYPIME</w:t>
            </w:r>
            <w:r w:rsidRPr="00191070">
              <w:rPr>
                <w:rFonts w:eastAsia="Times New Roman" w:cs="Arial"/>
                <w:szCs w:val="24"/>
                <w:lang w:val="es-ES"/>
              </w:rPr>
              <w:t xml:space="preserve"> </w:t>
            </w:r>
          </w:p>
          <w:p w:rsidR="00EC1220" w:rsidRDefault="00EC1220" w:rsidP="00B55342">
            <w:pPr>
              <w:spacing w:line="360" w:lineRule="auto"/>
              <w:rPr>
                <w:rFonts w:eastAsia="Times New Roman" w:cs="Arial"/>
                <w:b/>
                <w:szCs w:val="24"/>
                <w:lang w:val="es-ES"/>
              </w:rPr>
            </w:pPr>
            <w:r>
              <w:rPr>
                <w:rFonts w:eastAsia="Times New Roman" w:cs="Arial"/>
                <w:b/>
                <w:szCs w:val="24"/>
                <w:lang w:val="es-ES"/>
              </w:rPr>
              <w:lastRenderedPageBreak/>
              <w:t>Q</w:t>
            </w:r>
            <w:r w:rsidR="003079CD" w:rsidRPr="00EC1220">
              <w:rPr>
                <w:rFonts w:eastAsia="Times New Roman" w:cs="Arial"/>
                <w:b/>
                <w:szCs w:val="24"/>
                <w:lang w:val="es-ES"/>
              </w:rPr>
              <w:t>uiero</w:t>
            </w:r>
            <w:r w:rsidR="003079CD" w:rsidRPr="00EC1220">
              <w:rPr>
                <w:rFonts w:eastAsia="Times New Roman" w:cs="Arial"/>
                <w:szCs w:val="24"/>
                <w:lang w:val="es-ES"/>
              </w:rPr>
              <w:t xml:space="preserve"> </w:t>
            </w:r>
            <w:r>
              <w:rPr>
                <w:rFonts w:eastAsia="Times New Roman" w:cs="Arial"/>
                <w:bCs/>
                <w:szCs w:val="24"/>
                <w:lang w:val="es-ES"/>
              </w:rPr>
              <w:t>añadir, eliminar, modificar y observar los roles y acciones de usuarios internos del sistema</w:t>
            </w:r>
          </w:p>
          <w:p w:rsidR="003079CD" w:rsidRPr="00191070" w:rsidRDefault="00EC1220" w:rsidP="00B55342">
            <w:pPr>
              <w:spacing w:line="360" w:lineRule="auto"/>
              <w:rPr>
                <w:rFonts w:cs="Arial"/>
                <w:b/>
                <w:szCs w:val="24"/>
                <w:lang w:val="es-ES"/>
              </w:rPr>
            </w:pPr>
            <w:r>
              <w:rPr>
                <w:rFonts w:eastAsia="Times New Roman" w:cs="Arial"/>
                <w:b/>
                <w:szCs w:val="24"/>
                <w:lang w:val="es-ES"/>
              </w:rPr>
              <w:t>P</w:t>
            </w:r>
            <w:r w:rsidR="003079CD" w:rsidRPr="00EC1220">
              <w:rPr>
                <w:rFonts w:eastAsia="Times New Roman" w:cs="Arial"/>
                <w:b/>
                <w:szCs w:val="24"/>
                <w:lang w:val="es-ES"/>
              </w:rPr>
              <w:t>ara</w:t>
            </w:r>
            <w:r w:rsidR="003079CD" w:rsidRPr="00191070">
              <w:rPr>
                <w:rFonts w:eastAsia="Times New Roman" w:cs="Arial"/>
                <w:szCs w:val="24"/>
                <w:lang w:val="es-ES"/>
              </w:rPr>
              <w:t xml:space="preserve"> controlar quién accede a cada módulo del sistema</w:t>
            </w:r>
            <w:r>
              <w:rPr>
                <w:rFonts w:eastAsia="Times New Roman" w:cs="Arial"/>
                <w:szCs w:val="24"/>
                <w:lang w:val="es-ES"/>
              </w:rPr>
              <w:t xml:space="preserve"> y como lo hace</w:t>
            </w:r>
            <w:r w:rsidR="003079CD" w:rsidRPr="00191070">
              <w:rPr>
                <w:rFonts w:eastAsia="Times New Roman" w:cs="Arial"/>
                <w:szCs w:val="24"/>
                <w:lang w:val="es-ES"/>
              </w:rPr>
              <w:t>.</w:t>
            </w:r>
          </w:p>
        </w:tc>
      </w:tr>
      <w:tr w:rsidR="003079CD" w:rsidRPr="008202A4" w:rsidTr="0089221D">
        <w:trPr>
          <w:trHeight w:val="1183"/>
        </w:trPr>
        <w:tc>
          <w:tcPr>
            <w:tcW w:w="9212" w:type="dxa"/>
            <w:gridSpan w:val="3"/>
          </w:tcPr>
          <w:p w:rsidR="003079CD" w:rsidRPr="00191070" w:rsidRDefault="003079CD" w:rsidP="00B55342">
            <w:pPr>
              <w:pStyle w:val="Textoindependiente"/>
              <w:spacing w:line="360" w:lineRule="auto"/>
              <w:rPr>
                <w:rFonts w:cs="Arial"/>
                <w:b/>
                <w:lang w:val="es-ES"/>
              </w:rPr>
            </w:pPr>
            <w:r w:rsidRPr="00191070">
              <w:rPr>
                <w:rFonts w:cs="Arial"/>
                <w:b/>
                <w:lang w:val="es-ES"/>
              </w:rPr>
              <w:lastRenderedPageBreak/>
              <w:t>Criterio de aceptación</w:t>
            </w:r>
          </w:p>
          <w:p w:rsidR="003079CD" w:rsidRDefault="001B670D" w:rsidP="00B55342">
            <w:pPr>
              <w:pStyle w:val="Textoindependiente"/>
              <w:spacing w:line="360" w:lineRule="auto"/>
              <w:rPr>
                <w:rFonts w:eastAsia="Times New Roman" w:cs="Arial"/>
                <w:lang w:val="es-ES"/>
              </w:rPr>
            </w:pPr>
            <w:r w:rsidRPr="001B670D">
              <w:rPr>
                <w:rFonts w:eastAsia="Times New Roman" w:cs="Arial"/>
                <w:b/>
                <w:lang w:val="es-ES"/>
              </w:rPr>
              <w:t>CA1:</w:t>
            </w:r>
            <w:r>
              <w:rPr>
                <w:rFonts w:eastAsia="Times New Roman" w:cs="Arial"/>
                <w:lang w:val="es-ES"/>
              </w:rPr>
              <w:t xml:space="preserve"> </w:t>
            </w:r>
            <w:r w:rsidR="003079CD" w:rsidRPr="00191070">
              <w:rPr>
                <w:rFonts w:eastAsia="Times New Roman" w:cs="Arial"/>
                <w:lang w:val="es-ES"/>
              </w:rPr>
              <w:t>Dado que soy administrador, cuando creo o edito un rol, entonces puedo definir sus permisos y asignarlo a empleados activos.</w:t>
            </w:r>
          </w:p>
          <w:p w:rsidR="001B670D" w:rsidRDefault="001B670D" w:rsidP="00B55342">
            <w:pPr>
              <w:pStyle w:val="Textoindependiente"/>
              <w:spacing w:line="360" w:lineRule="auto"/>
              <w:rPr>
                <w:rFonts w:eastAsia="Times New Roman" w:cs="Arial"/>
                <w:lang w:val="es-ES"/>
              </w:rPr>
            </w:pPr>
            <w:r>
              <w:rPr>
                <w:rFonts w:eastAsia="Times New Roman" w:cs="Arial"/>
                <w:b/>
                <w:lang w:val="es-ES"/>
              </w:rPr>
              <w:t>CA</w:t>
            </w:r>
            <w:proofErr w:type="gramStart"/>
            <w:r>
              <w:rPr>
                <w:rFonts w:eastAsia="Times New Roman" w:cs="Arial"/>
                <w:b/>
                <w:lang w:val="es-ES"/>
              </w:rPr>
              <w:t>2:</w:t>
            </w:r>
            <w:r>
              <w:rPr>
                <w:rFonts w:eastAsia="Times New Roman" w:cs="Arial"/>
                <w:lang w:val="es-ES"/>
              </w:rPr>
              <w:t>Dado</w:t>
            </w:r>
            <w:proofErr w:type="gramEnd"/>
            <w:r>
              <w:rPr>
                <w:rFonts w:eastAsia="Times New Roman" w:cs="Arial"/>
                <w:lang w:val="es-ES"/>
              </w:rPr>
              <w:t xml:space="preserve"> que soy el administrador si el estado de un usuario es activo al seleccionarlo y  hacer clic en el botón  revocar, pierde sus permisos de usuario y su estado pasa a inactivo.</w:t>
            </w:r>
          </w:p>
          <w:p w:rsidR="001B670D" w:rsidRPr="001B670D" w:rsidRDefault="001B670D" w:rsidP="00B55342">
            <w:pPr>
              <w:pStyle w:val="Textoindependiente"/>
              <w:spacing w:line="360" w:lineRule="auto"/>
              <w:rPr>
                <w:rFonts w:cs="Arial"/>
                <w:bCs/>
                <w:lang w:val="es-US"/>
              </w:rPr>
            </w:pPr>
            <w:r>
              <w:rPr>
                <w:rFonts w:eastAsia="Times New Roman" w:cs="Arial"/>
                <w:b/>
                <w:lang w:val="es-ES"/>
              </w:rPr>
              <w:t>CA</w:t>
            </w:r>
            <w:proofErr w:type="gramStart"/>
            <w:r>
              <w:rPr>
                <w:rFonts w:eastAsia="Times New Roman" w:cs="Arial"/>
                <w:b/>
                <w:lang w:val="es-ES"/>
              </w:rPr>
              <w:t>3:</w:t>
            </w:r>
            <w:r>
              <w:rPr>
                <w:rFonts w:eastAsia="Times New Roman" w:cs="Arial"/>
                <w:lang w:val="es-ES"/>
              </w:rPr>
              <w:t>Dado</w:t>
            </w:r>
            <w:proofErr w:type="gramEnd"/>
            <w:r>
              <w:rPr>
                <w:rFonts w:eastAsia="Times New Roman" w:cs="Arial"/>
                <w:lang w:val="es-ES"/>
              </w:rPr>
              <w:t xml:space="preserve"> que soy el administrador, puedo ver todos los usuarios activos he inactivos y sus permisos actuales.</w:t>
            </w:r>
          </w:p>
          <w:p w:rsidR="003079CD" w:rsidRPr="00191070" w:rsidRDefault="003079CD" w:rsidP="00B55342">
            <w:pPr>
              <w:pStyle w:val="Textoindependiente"/>
              <w:spacing w:line="360" w:lineRule="auto"/>
              <w:rPr>
                <w:rFonts w:cs="Arial"/>
                <w:b/>
                <w:lang w:val="es-ES"/>
              </w:rPr>
            </w:pPr>
          </w:p>
          <w:p w:rsidR="003079CD" w:rsidRPr="00191070" w:rsidRDefault="003079CD" w:rsidP="00B55342">
            <w:pPr>
              <w:pStyle w:val="Textoindependiente"/>
              <w:spacing w:line="360" w:lineRule="auto"/>
              <w:rPr>
                <w:rFonts w:cs="Arial"/>
                <w:b/>
                <w:lang w:val="es-ES"/>
              </w:rPr>
            </w:pPr>
          </w:p>
        </w:tc>
      </w:tr>
    </w:tbl>
    <w:p w:rsidR="003079CD" w:rsidRPr="00191070" w:rsidRDefault="003079CD" w:rsidP="00B55342">
      <w:pPr>
        <w:spacing w:line="360" w:lineRule="auto"/>
        <w:ind w:firstLineChars="50" w:firstLine="120"/>
        <w:jc w:val="both"/>
        <w:rPr>
          <w:rFonts w:cs="Arial"/>
          <w:b/>
          <w:bCs/>
          <w:szCs w:val="24"/>
          <w:lang w:val="es-ES"/>
        </w:rPr>
      </w:pPr>
    </w:p>
    <w:tbl>
      <w:tblPr>
        <w:tblStyle w:val="Tablaconcuadrcula"/>
        <w:tblW w:w="9212" w:type="dxa"/>
        <w:tblLook w:val="04A0" w:firstRow="1" w:lastRow="0" w:firstColumn="1" w:lastColumn="0" w:noHBand="0" w:noVBand="1"/>
      </w:tblPr>
      <w:tblGrid>
        <w:gridCol w:w="2361"/>
        <w:gridCol w:w="3425"/>
        <w:gridCol w:w="3426"/>
      </w:tblGrid>
      <w:tr w:rsidR="003079CD" w:rsidRPr="00191070" w:rsidTr="003079CD">
        <w:trPr>
          <w:trHeight w:val="930"/>
        </w:trPr>
        <w:tc>
          <w:tcPr>
            <w:tcW w:w="2361" w:type="dxa"/>
            <w:tcBorders>
              <w:top w:val="single" w:sz="4" w:space="0" w:color="auto"/>
              <w:left w:val="single" w:sz="4" w:space="0" w:color="auto"/>
              <w:bottom w:val="single" w:sz="4" w:space="0" w:color="auto"/>
              <w:right w:val="single" w:sz="4" w:space="0" w:color="auto"/>
            </w:tcBorders>
            <w:hideMark/>
          </w:tcPr>
          <w:p w:rsidR="003079CD" w:rsidRPr="00191070" w:rsidRDefault="003079CD" w:rsidP="00B55342">
            <w:pPr>
              <w:pStyle w:val="Textoindependiente"/>
              <w:spacing w:line="360" w:lineRule="auto"/>
              <w:rPr>
                <w:rFonts w:cs="Arial"/>
                <w:b/>
                <w:lang w:val="es-ES"/>
              </w:rPr>
            </w:pPr>
            <w:r w:rsidRPr="00191070">
              <w:rPr>
                <w:rFonts w:cs="Arial"/>
                <w:b/>
                <w:lang w:val="es-ES"/>
              </w:rPr>
              <w:t>Nombre</w:t>
            </w:r>
          </w:p>
          <w:p w:rsidR="003079CD" w:rsidRPr="00191070" w:rsidRDefault="0079211A" w:rsidP="00B55342">
            <w:pPr>
              <w:pStyle w:val="Textoindependiente"/>
              <w:spacing w:line="360" w:lineRule="auto"/>
              <w:rPr>
                <w:rFonts w:cs="Arial"/>
                <w:b/>
                <w:lang w:val="es-ES"/>
              </w:rPr>
            </w:pPr>
            <w:r>
              <w:rPr>
                <w:rFonts w:eastAsia="Times New Roman" w:cs="Arial"/>
                <w:b/>
                <w:lang w:val="es-ES"/>
              </w:rPr>
              <w:t>HUO-3</w:t>
            </w:r>
            <w:r>
              <w:rPr>
                <w:rFonts w:eastAsia="Times New Roman" w:cs="Arial"/>
                <w:lang w:val="es-ES"/>
              </w:rPr>
              <w:t xml:space="preserve"> </w:t>
            </w:r>
            <w:r w:rsidR="009E2F84">
              <w:rPr>
                <w:rFonts w:eastAsia="Times New Roman" w:cs="Arial"/>
                <w:lang w:val="es-ES"/>
              </w:rPr>
              <w:t xml:space="preserve">Gestión </w:t>
            </w:r>
            <w:r w:rsidR="003079CD" w:rsidRPr="00191070">
              <w:rPr>
                <w:rFonts w:eastAsia="Times New Roman" w:cs="Arial"/>
                <w:lang w:val="es-ES"/>
              </w:rPr>
              <w:t>de productos</w:t>
            </w:r>
          </w:p>
        </w:tc>
        <w:tc>
          <w:tcPr>
            <w:tcW w:w="3425" w:type="dxa"/>
            <w:tcBorders>
              <w:top w:val="single" w:sz="4" w:space="0" w:color="auto"/>
              <w:left w:val="single" w:sz="4" w:space="0" w:color="auto"/>
              <w:bottom w:val="single" w:sz="4" w:space="0" w:color="auto"/>
              <w:right w:val="single" w:sz="4" w:space="0" w:color="auto"/>
            </w:tcBorders>
            <w:hideMark/>
          </w:tcPr>
          <w:p w:rsidR="003079CD" w:rsidRPr="00191070" w:rsidRDefault="003079CD" w:rsidP="00B55342">
            <w:pPr>
              <w:pStyle w:val="Textoindependiente"/>
              <w:spacing w:line="360" w:lineRule="auto"/>
              <w:rPr>
                <w:rFonts w:cs="Arial"/>
                <w:b/>
              </w:rPr>
            </w:pPr>
            <w:r w:rsidRPr="00191070">
              <w:rPr>
                <w:rFonts w:cs="Arial"/>
                <w:b/>
              </w:rPr>
              <w:t>Prioridad</w:t>
            </w:r>
          </w:p>
          <w:p w:rsidR="003079CD" w:rsidRPr="00191070" w:rsidRDefault="003079CD" w:rsidP="00B55342">
            <w:pPr>
              <w:pStyle w:val="Textoindependiente"/>
              <w:spacing w:line="360" w:lineRule="auto"/>
              <w:rPr>
                <w:rFonts w:cs="Arial"/>
                <w:b/>
              </w:rPr>
            </w:pPr>
            <w:r w:rsidRPr="00191070">
              <w:rPr>
                <w:rFonts w:eastAsia="Times New Roman" w:cs="Arial"/>
              </w:rPr>
              <w:t>Alta</w:t>
            </w:r>
          </w:p>
        </w:tc>
        <w:tc>
          <w:tcPr>
            <w:tcW w:w="3425" w:type="dxa"/>
            <w:tcBorders>
              <w:top w:val="single" w:sz="4" w:space="0" w:color="auto"/>
              <w:left w:val="single" w:sz="4" w:space="0" w:color="auto"/>
              <w:bottom w:val="single" w:sz="4" w:space="0" w:color="auto"/>
              <w:right w:val="single" w:sz="4" w:space="0" w:color="auto"/>
            </w:tcBorders>
            <w:hideMark/>
          </w:tcPr>
          <w:p w:rsidR="003079CD" w:rsidRPr="00191070" w:rsidRDefault="003079CD" w:rsidP="00B55342">
            <w:pPr>
              <w:pStyle w:val="Textoindependiente"/>
              <w:spacing w:line="360" w:lineRule="auto"/>
              <w:rPr>
                <w:rFonts w:cs="Arial"/>
                <w:b/>
              </w:rPr>
            </w:pPr>
            <w:r w:rsidRPr="00191070">
              <w:rPr>
                <w:rFonts w:cs="Arial"/>
                <w:b/>
              </w:rPr>
              <w:t>Tiempo estimado</w:t>
            </w:r>
            <w:r w:rsidR="0089221D" w:rsidRPr="00191070">
              <w:rPr>
                <w:rFonts w:cs="Arial"/>
                <w:b/>
              </w:rPr>
              <w:t>(horas)</w:t>
            </w:r>
          </w:p>
          <w:p w:rsidR="003079CD" w:rsidRPr="00191070" w:rsidRDefault="0089221D" w:rsidP="00B55342">
            <w:pPr>
              <w:pStyle w:val="Textoindependiente"/>
              <w:spacing w:line="360" w:lineRule="auto"/>
              <w:rPr>
                <w:rFonts w:cs="Arial"/>
                <w:b/>
                <w:lang w:val="es-US"/>
              </w:rPr>
            </w:pPr>
            <w:r w:rsidRPr="00191070">
              <w:rPr>
                <w:rFonts w:eastAsia="Times New Roman" w:cs="Arial"/>
              </w:rPr>
              <w:t>32</w:t>
            </w:r>
          </w:p>
        </w:tc>
      </w:tr>
      <w:tr w:rsidR="003079CD" w:rsidRPr="008202A4" w:rsidTr="003079CD">
        <w:trPr>
          <w:trHeight w:val="954"/>
        </w:trPr>
        <w:tc>
          <w:tcPr>
            <w:tcW w:w="9212" w:type="dxa"/>
            <w:gridSpan w:val="3"/>
            <w:tcBorders>
              <w:top w:val="single" w:sz="4" w:space="0" w:color="auto"/>
              <w:left w:val="single" w:sz="4" w:space="0" w:color="auto"/>
              <w:bottom w:val="single" w:sz="4" w:space="0" w:color="auto"/>
              <w:right w:val="single" w:sz="4" w:space="0" w:color="auto"/>
            </w:tcBorders>
            <w:hideMark/>
          </w:tcPr>
          <w:p w:rsidR="003079CD" w:rsidRPr="00191070" w:rsidRDefault="003079CD" w:rsidP="00B55342">
            <w:pPr>
              <w:pStyle w:val="Textoindependiente"/>
              <w:tabs>
                <w:tab w:val="left" w:pos="2700"/>
              </w:tabs>
              <w:spacing w:line="360" w:lineRule="auto"/>
              <w:rPr>
                <w:rFonts w:cs="Arial"/>
                <w:b/>
                <w:lang w:val="es-ES"/>
              </w:rPr>
            </w:pPr>
            <w:r w:rsidRPr="00191070">
              <w:rPr>
                <w:rFonts w:cs="Arial"/>
                <w:b/>
                <w:lang w:val="es-ES"/>
              </w:rPr>
              <w:t>Historia de Usuario</w:t>
            </w:r>
            <w:r w:rsidRPr="00191070">
              <w:rPr>
                <w:rFonts w:cs="Arial"/>
                <w:b/>
                <w:lang w:val="es-ES"/>
              </w:rPr>
              <w:tab/>
            </w:r>
          </w:p>
          <w:p w:rsidR="001B670D" w:rsidRDefault="003079CD" w:rsidP="00B55342">
            <w:pPr>
              <w:spacing w:line="360" w:lineRule="auto"/>
              <w:rPr>
                <w:rFonts w:eastAsia="Times New Roman" w:cs="Arial"/>
                <w:bCs/>
                <w:szCs w:val="24"/>
                <w:lang w:val="es-ES"/>
              </w:rPr>
            </w:pPr>
            <w:r w:rsidRPr="001B670D">
              <w:rPr>
                <w:rFonts w:eastAsia="Times New Roman" w:cs="Arial"/>
                <w:b/>
                <w:szCs w:val="24"/>
                <w:lang w:val="es-ES"/>
              </w:rPr>
              <w:t>Como</w:t>
            </w:r>
            <w:r w:rsidRPr="001B670D">
              <w:rPr>
                <w:rFonts w:eastAsia="Times New Roman" w:cs="Arial"/>
                <w:szCs w:val="24"/>
                <w:lang w:val="es-ES"/>
              </w:rPr>
              <w:t xml:space="preserve"> </w:t>
            </w:r>
            <w:r w:rsidRPr="001B670D">
              <w:rPr>
                <w:rFonts w:eastAsia="Times New Roman" w:cs="Arial"/>
                <w:bCs/>
                <w:szCs w:val="24"/>
                <w:lang w:val="es-ES"/>
              </w:rPr>
              <w:t>administrador</w:t>
            </w:r>
            <w:r w:rsidR="001B670D">
              <w:rPr>
                <w:rFonts w:eastAsia="Times New Roman" w:cs="Arial"/>
                <w:bCs/>
                <w:szCs w:val="24"/>
                <w:lang w:val="es-ES"/>
              </w:rPr>
              <w:t xml:space="preserve"> de la MYPIME</w:t>
            </w:r>
          </w:p>
          <w:p w:rsidR="001B670D" w:rsidRDefault="001B670D" w:rsidP="00B55342">
            <w:pPr>
              <w:spacing w:line="360" w:lineRule="auto"/>
              <w:rPr>
                <w:rFonts w:eastAsia="Times New Roman" w:cs="Arial"/>
                <w:szCs w:val="24"/>
                <w:lang w:val="es-ES"/>
              </w:rPr>
            </w:pPr>
            <w:r>
              <w:rPr>
                <w:rFonts w:eastAsia="Times New Roman" w:cs="Arial"/>
                <w:b/>
                <w:szCs w:val="24"/>
                <w:lang w:val="es-ES"/>
              </w:rPr>
              <w:t>Q</w:t>
            </w:r>
            <w:r w:rsidR="003079CD" w:rsidRPr="001B670D">
              <w:rPr>
                <w:rFonts w:eastAsia="Times New Roman" w:cs="Arial"/>
                <w:b/>
                <w:szCs w:val="24"/>
                <w:lang w:val="es-ES"/>
              </w:rPr>
              <w:t>uiero</w:t>
            </w:r>
            <w:r w:rsidR="003079CD" w:rsidRPr="001B670D">
              <w:rPr>
                <w:rFonts w:eastAsia="Times New Roman" w:cs="Arial"/>
                <w:szCs w:val="24"/>
                <w:lang w:val="es-ES"/>
              </w:rPr>
              <w:t xml:space="preserve"> </w:t>
            </w:r>
            <w:r>
              <w:rPr>
                <w:rFonts w:eastAsia="Times New Roman" w:cs="Arial"/>
                <w:bCs/>
                <w:szCs w:val="24"/>
                <w:lang w:val="es-ES"/>
              </w:rPr>
              <w:t xml:space="preserve">añadir, eliminar, listar y modificar </w:t>
            </w:r>
            <w:r w:rsidR="003079CD" w:rsidRPr="001B670D">
              <w:rPr>
                <w:rFonts w:eastAsia="Times New Roman" w:cs="Arial"/>
                <w:bCs/>
                <w:szCs w:val="24"/>
                <w:lang w:val="es-ES"/>
              </w:rPr>
              <w:t>productos y sus categorías/presentaciones</w:t>
            </w:r>
            <w:r w:rsidR="003079CD" w:rsidRPr="001B670D">
              <w:rPr>
                <w:rFonts w:eastAsia="Times New Roman" w:cs="Arial"/>
                <w:szCs w:val="24"/>
                <w:lang w:val="es-ES"/>
              </w:rPr>
              <w:t xml:space="preserve"> </w:t>
            </w:r>
          </w:p>
          <w:p w:rsidR="003079CD" w:rsidRPr="001B670D" w:rsidRDefault="001B670D" w:rsidP="00B55342">
            <w:pPr>
              <w:spacing w:line="360" w:lineRule="auto"/>
              <w:rPr>
                <w:rFonts w:cs="Arial"/>
                <w:szCs w:val="24"/>
                <w:lang w:val="es-ES"/>
              </w:rPr>
            </w:pPr>
            <w:r>
              <w:rPr>
                <w:rFonts w:eastAsia="Times New Roman" w:cs="Arial"/>
                <w:b/>
                <w:szCs w:val="24"/>
                <w:lang w:val="es-ES"/>
              </w:rPr>
              <w:t>P</w:t>
            </w:r>
            <w:r w:rsidR="003079CD" w:rsidRPr="001B670D">
              <w:rPr>
                <w:rFonts w:eastAsia="Times New Roman" w:cs="Arial"/>
                <w:b/>
                <w:szCs w:val="24"/>
                <w:lang w:val="es-ES"/>
              </w:rPr>
              <w:t>ara</w:t>
            </w:r>
            <w:r w:rsidR="003079CD" w:rsidRPr="001B670D">
              <w:rPr>
                <w:rFonts w:eastAsia="Times New Roman" w:cs="Arial"/>
                <w:szCs w:val="24"/>
                <w:lang w:val="es-ES"/>
              </w:rPr>
              <w:t xml:space="preserve"> mantener actualizado el inventario disponible</w:t>
            </w:r>
            <w:r>
              <w:rPr>
                <w:rFonts w:eastAsia="Times New Roman" w:cs="Arial"/>
                <w:szCs w:val="24"/>
                <w:lang w:val="es-ES"/>
              </w:rPr>
              <w:t xml:space="preserve"> y facilitar la </w:t>
            </w:r>
            <w:proofErr w:type="spellStart"/>
            <w:r>
              <w:rPr>
                <w:rFonts w:eastAsia="Times New Roman" w:cs="Arial"/>
                <w:szCs w:val="24"/>
                <w:lang w:val="es-ES"/>
              </w:rPr>
              <w:t>vizualizacion</w:t>
            </w:r>
            <w:proofErr w:type="spellEnd"/>
            <w:r>
              <w:rPr>
                <w:rFonts w:eastAsia="Times New Roman" w:cs="Arial"/>
                <w:szCs w:val="24"/>
                <w:lang w:val="es-ES"/>
              </w:rPr>
              <w:t xml:space="preserve"> de </w:t>
            </w:r>
            <w:r>
              <w:rPr>
                <w:rFonts w:eastAsia="Times New Roman" w:cs="Arial"/>
                <w:szCs w:val="24"/>
                <w:lang w:val="es-ES"/>
              </w:rPr>
              <w:lastRenderedPageBreak/>
              <w:t>productos</w:t>
            </w:r>
            <w:r w:rsidR="003079CD" w:rsidRPr="001B670D">
              <w:rPr>
                <w:rFonts w:eastAsia="Times New Roman" w:cs="Arial"/>
                <w:szCs w:val="24"/>
                <w:lang w:val="es-ES"/>
              </w:rPr>
              <w:t>.</w:t>
            </w:r>
          </w:p>
        </w:tc>
      </w:tr>
      <w:tr w:rsidR="003079CD" w:rsidRPr="008202A4" w:rsidTr="003079CD">
        <w:trPr>
          <w:trHeight w:val="1183"/>
        </w:trPr>
        <w:tc>
          <w:tcPr>
            <w:tcW w:w="9212" w:type="dxa"/>
            <w:gridSpan w:val="3"/>
            <w:tcBorders>
              <w:top w:val="single" w:sz="4" w:space="0" w:color="auto"/>
              <w:left w:val="single" w:sz="4" w:space="0" w:color="auto"/>
              <w:bottom w:val="single" w:sz="4" w:space="0" w:color="auto"/>
              <w:right w:val="single" w:sz="4" w:space="0" w:color="auto"/>
            </w:tcBorders>
          </w:tcPr>
          <w:p w:rsidR="003079CD" w:rsidRPr="00191070" w:rsidRDefault="003079CD" w:rsidP="00B55342">
            <w:pPr>
              <w:pStyle w:val="Textoindependiente"/>
              <w:spacing w:line="360" w:lineRule="auto"/>
              <w:rPr>
                <w:rFonts w:cs="Arial"/>
                <w:b/>
                <w:lang w:val="es-ES"/>
              </w:rPr>
            </w:pPr>
            <w:r w:rsidRPr="00191070">
              <w:rPr>
                <w:rFonts w:cs="Arial"/>
                <w:b/>
                <w:lang w:val="es-ES"/>
              </w:rPr>
              <w:lastRenderedPageBreak/>
              <w:t>Criterio de aceptación</w:t>
            </w:r>
          </w:p>
          <w:p w:rsidR="003079CD" w:rsidRDefault="0079211A" w:rsidP="00B55342">
            <w:pPr>
              <w:pStyle w:val="Textoindependiente"/>
              <w:spacing w:line="360" w:lineRule="auto"/>
              <w:rPr>
                <w:rFonts w:cs="Arial"/>
                <w:lang w:val="es-ES"/>
              </w:rPr>
            </w:pPr>
            <w:r>
              <w:rPr>
                <w:rFonts w:cs="Arial"/>
                <w:b/>
                <w:lang w:val="es-ES"/>
              </w:rPr>
              <w:t>CA1:</w:t>
            </w:r>
            <w:r>
              <w:rPr>
                <w:rFonts w:cs="Arial"/>
                <w:lang w:val="es-ES"/>
              </w:rPr>
              <w:t xml:space="preserve"> Dado que hago clic en el botón añadir producto, muestra un formulario con campos a rellenar, al rellenarse correctamente el formulario y hacer clic en el botón aceptar se agrega un producto.</w:t>
            </w:r>
          </w:p>
          <w:p w:rsidR="0079211A" w:rsidRPr="0079211A" w:rsidRDefault="0079211A" w:rsidP="00B55342">
            <w:pPr>
              <w:pStyle w:val="Textoindependiente"/>
              <w:spacing w:line="360" w:lineRule="auto"/>
              <w:rPr>
                <w:rFonts w:cs="Arial"/>
                <w:lang w:val="es-ES"/>
              </w:rPr>
            </w:pPr>
            <w:r>
              <w:rPr>
                <w:rFonts w:cs="Arial"/>
                <w:b/>
                <w:lang w:val="es-ES"/>
              </w:rPr>
              <w:t>CA2:</w:t>
            </w:r>
            <w:r>
              <w:rPr>
                <w:rFonts w:cs="Arial"/>
                <w:lang w:val="es-ES"/>
              </w:rPr>
              <w:t xml:space="preserve"> Dado que selecciono un producto y hago clic en el botón eliminar de stock, </w:t>
            </w:r>
            <w:r w:rsidR="009766AB">
              <w:rPr>
                <w:rFonts w:cs="Arial"/>
                <w:lang w:val="es-ES"/>
              </w:rPr>
              <w:t>aparece una ventana de confirmación, al hacer clic en aceptar se desactiva ese producto, si presionas cancelar, el producto no se elimina</w:t>
            </w:r>
          </w:p>
          <w:p w:rsidR="003079CD" w:rsidRPr="00191070" w:rsidRDefault="003079CD" w:rsidP="00B55342">
            <w:pPr>
              <w:pStyle w:val="Textoindependiente"/>
              <w:spacing w:line="360" w:lineRule="auto"/>
              <w:rPr>
                <w:rFonts w:cs="Arial"/>
                <w:b/>
                <w:lang w:val="es-ES"/>
              </w:rPr>
            </w:pPr>
          </w:p>
        </w:tc>
      </w:tr>
    </w:tbl>
    <w:p w:rsidR="003079CD" w:rsidRPr="00191070" w:rsidRDefault="003079CD" w:rsidP="00B55342">
      <w:pPr>
        <w:spacing w:line="360" w:lineRule="auto"/>
        <w:ind w:firstLineChars="50" w:firstLine="120"/>
        <w:jc w:val="both"/>
        <w:rPr>
          <w:rFonts w:cs="Arial"/>
          <w:b/>
          <w:bCs/>
          <w:szCs w:val="24"/>
          <w:lang w:val="es-ES"/>
        </w:rPr>
      </w:pPr>
    </w:p>
    <w:tbl>
      <w:tblPr>
        <w:tblStyle w:val="Tablaconcuadrcula"/>
        <w:tblW w:w="9212" w:type="dxa"/>
        <w:tblLook w:val="04A0" w:firstRow="1" w:lastRow="0" w:firstColumn="1" w:lastColumn="0" w:noHBand="0" w:noVBand="1"/>
      </w:tblPr>
      <w:tblGrid>
        <w:gridCol w:w="2361"/>
        <w:gridCol w:w="3425"/>
        <w:gridCol w:w="3426"/>
      </w:tblGrid>
      <w:tr w:rsidR="000201F8" w:rsidRPr="00191070" w:rsidTr="000201F8">
        <w:trPr>
          <w:trHeight w:val="930"/>
        </w:trPr>
        <w:tc>
          <w:tcPr>
            <w:tcW w:w="2361" w:type="dxa"/>
            <w:tcBorders>
              <w:top w:val="single" w:sz="4" w:space="0" w:color="auto"/>
              <w:left w:val="single" w:sz="4" w:space="0" w:color="auto"/>
              <w:bottom w:val="single" w:sz="4" w:space="0" w:color="auto"/>
              <w:right w:val="single" w:sz="4" w:space="0" w:color="auto"/>
            </w:tcBorders>
            <w:hideMark/>
          </w:tcPr>
          <w:p w:rsidR="000201F8" w:rsidRPr="00191070" w:rsidRDefault="000201F8" w:rsidP="00B55342">
            <w:pPr>
              <w:pStyle w:val="Textoindependiente"/>
              <w:spacing w:line="360" w:lineRule="auto"/>
              <w:rPr>
                <w:rFonts w:cs="Arial"/>
                <w:b/>
                <w:lang w:val="es-ES"/>
              </w:rPr>
            </w:pPr>
            <w:r w:rsidRPr="00191070">
              <w:rPr>
                <w:rFonts w:cs="Arial"/>
                <w:b/>
                <w:lang w:val="es-ES"/>
              </w:rPr>
              <w:t>Nombre</w:t>
            </w:r>
          </w:p>
          <w:p w:rsidR="000201F8" w:rsidRPr="00191070" w:rsidRDefault="0079211A" w:rsidP="00B55342">
            <w:pPr>
              <w:pStyle w:val="Textoindependiente"/>
              <w:spacing w:line="360" w:lineRule="auto"/>
              <w:rPr>
                <w:rFonts w:cs="Arial"/>
                <w:b/>
                <w:lang w:val="es-ES"/>
              </w:rPr>
            </w:pPr>
            <w:r>
              <w:rPr>
                <w:rFonts w:eastAsia="Times New Roman" w:cs="Arial"/>
                <w:b/>
                <w:lang w:val="es-ES"/>
              </w:rPr>
              <w:t xml:space="preserve">HUO-4 </w:t>
            </w:r>
            <w:r w:rsidR="000201F8" w:rsidRPr="00191070">
              <w:rPr>
                <w:rFonts w:eastAsia="Times New Roman" w:cs="Arial"/>
                <w:lang w:val="es-ES"/>
              </w:rPr>
              <w:t>Creación y procesamiento de pedidos</w:t>
            </w:r>
          </w:p>
        </w:tc>
        <w:tc>
          <w:tcPr>
            <w:tcW w:w="3425" w:type="dxa"/>
            <w:tcBorders>
              <w:top w:val="single" w:sz="4" w:space="0" w:color="auto"/>
              <w:left w:val="single" w:sz="4" w:space="0" w:color="auto"/>
              <w:bottom w:val="single" w:sz="4" w:space="0" w:color="auto"/>
              <w:right w:val="single" w:sz="4" w:space="0" w:color="auto"/>
            </w:tcBorders>
            <w:hideMark/>
          </w:tcPr>
          <w:p w:rsidR="000201F8" w:rsidRPr="00191070" w:rsidRDefault="000201F8" w:rsidP="00B55342">
            <w:pPr>
              <w:pStyle w:val="Textoindependiente"/>
              <w:spacing w:line="360" w:lineRule="auto"/>
              <w:rPr>
                <w:rFonts w:cs="Arial"/>
                <w:b/>
              </w:rPr>
            </w:pPr>
            <w:r w:rsidRPr="00191070">
              <w:rPr>
                <w:rFonts w:cs="Arial"/>
                <w:b/>
              </w:rPr>
              <w:t>Prioridad</w:t>
            </w:r>
          </w:p>
          <w:p w:rsidR="000201F8" w:rsidRPr="00191070" w:rsidRDefault="000201F8" w:rsidP="00B55342">
            <w:pPr>
              <w:pStyle w:val="Textoindependiente"/>
              <w:spacing w:line="360" w:lineRule="auto"/>
              <w:rPr>
                <w:rFonts w:cs="Arial"/>
                <w:b/>
              </w:rPr>
            </w:pPr>
            <w:r w:rsidRPr="00191070">
              <w:rPr>
                <w:rFonts w:eastAsia="Times New Roman" w:cs="Arial"/>
              </w:rPr>
              <w:t>Alta</w:t>
            </w:r>
          </w:p>
        </w:tc>
        <w:tc>
          <w:tcPr>
            <w:tcW w:w="3425" w:type="dxa"/>
            <w:tcBorders>
              <w:top w:val="single" w:sz="4" w:space="0" w:color="auto"/>
              <w:left w:val="single" w:sz="4" w:space="0" w:color="auto"/>
              <w:bottom w:val="single" w:sz="4" w:space="0" w:color="auto"/>
              <w:right w:val="single" w:sz="4" w:space="0" w:color="auto"/>
            </w:tcBorders>
            <w:hideMark/>
          </w:tcPr>
          <w:p w:rsidR="000201F8" w:rsidRPr="00191070" w:rsidRDefault="000201F8" w:rsidP="00B55342">
            <w:pPr>
              <w:pStyle w:val="Textoindependiente"/>
              <w:spacing w:line="360" w:lineRule="auto"/>
              <w:rPr>
                <w:rFonts w:cs="Arial"/>
                <w:b/>
              </w:rPr>
            </w:pPr>
            <w:r w:rsidRPr="00191070">
              <w:rPr>
                <w:rFonts w:cs="Arial"/>
                <w:b/>
              </w:rPr>
              <w:t>Tiempo estimado</w:t>
            </w:r>
          </w:p>
          <w:p w:rsidR="000201F8" w:rsidRPr="00191070" w:rsidRDefault="008A1A8B" w:rsidP="00B55342">
            <w:pPr>
              <w:pStyle w:val="Textoindependiente"/>
              <w:spacing w:line="360" w:lineRule="auto"/>
              <w:rPr>
                <w:rFonts w:cs="Arial"/>
                <w:b/>
                <w:lang w:val="es-US"/>
              </w:rPr>
            </w:pPr>
            <w:r w:rsidRPr="00191070">
              <w:rPr>
                <w:rFonts w:eastAsia="Times New Roman" w:cs="Arial"/>
              </w:rPr>
              <w:t>16</w:t>
            </w:r>
          </w:p>
        </w:tc>
      </w:tr>
      <w:tr w:rsidR="000201F8" w:rsidRPr="008202A4" w:rsidTr="000201F8">
        <w:trPr>
          <w:trHeight w:val="954"/>
        </w:trPr>
        <w:tc>
          <w:tcPr>
            <w:tcW w:w="9212" w:type="dxa"/>
            <w:gridSpan w:val="3"/>
            <w:tcBorders>
              <w:top w:val="single" w:sz="4" w:space="0" w:color="auto"/>
              <w:left w:val="single" w:sz="4" w:space="0" w:color="auto"/>
              <w:bottom w:val="single" w:sz="4" w:space="0" w:color="auto"/>
              <w:right w:val="single" w:sz="4" w:space="0" w:color="auto"/>
            </w:tcBorders>
            <w:hideMark/>
          </w:tcPr>
          <w:p w:rsidR="000201F8" w:rsidRPr="00191070" w:rsidRDefault="000201F8" w:rsidP="00B55342">
            <w:pPr>
              <w:pStyle w:val="Textoindependiente"/>
              <w:tabs>
                <w:tab w:val="left" w:pos="2700"/>
              </w:tabs>
              <w:spacing w:line="360" w:lineRule="auto"/>
              <w:rPr>
                <w:rFonts w:cs="Arial"/>
                <w:b/>
                <w:lang w:val="es-ES"/>
              </w:rPr>
            </w:pPr>
            <w:r w:rsidRPr="00191070">
              <w:rPr>
                <w:rFonts w:cs="Arial"/>
                <w:b/>
                <w:lang w:val="es-ES"/>
              </w:rPr>
              <w:t>Historia de Usuario</w:t>
            </w:r>
            <w:r w:rsidRPr="00191070">
              <w:rPr>
                <w:rFonts w:cs="Arial"/>
                <w:b/>
                <w:lang w:val="es-ES"/>
              </w:rPr>
              <w:tab/>
            </w:r>
          </w:p>
          <w:p w:rsidR="00FB6A08" w:rsidRDefault="000201F8" w:rsidP="00B55342">
            <w:pPr>
              <w:spacing w:line="360" w:lineRule="auto"/>
              <w:rPr>
                <w:rFonts w:eastAsia="Times New Roman" w:cs="Arial"/>
                <w:bCs/>
                <w:szCs w:val="24"/>
                <w:lang w:val="es-ES"/>
              </w:rPr>
            </w:pPr>
            <w:r w:rsidRPr="00FB6A08">
              <w:rPr>
                <w:rFonts w:eastAsia="Times New Roman" w:cs="Arial"/>
                <w:b/>
                <w:szCs w:val="24"/>
                <w:lang w:val="es-ES"/>
              </w:rPr>
              <w:t>Como</w:t>
            </w:r>
            <w:r w:rsidRPr="00FB6A08">
              <w:rPr>
                <w:rFonts w:eastAsia="Times New Roman" w:cs="Arial"/>
                <w:szCs w:val="24"/>
                <w:lang w:val="es-ES"/>
              </w:rPr>
              <w:t xml:space="preserve"> </w:t>
            </w:r>
            <w:r w:rsidRPr="00FB6A08">
              <w:rPr>
                <w:rFonts w:eastAsia="Times New Roman" w:cs="Arial"/>
                <w:bCs/>
                <w:szCs w:val="24"/>
                <w:lang w:val="es-ES"/>
              </w:rPr>
              <w:t>cliente o vendedor</w:t>
            </w:r>
            <w:r w:rsidR="00FB6A08">
              <w:rPr>
                <w:rFonts w:eastAsia="Times New Roman" w:cs="Arial"/>
                <w:bCs/>
                <w:szCs w:val="24"/>
                <w:lang w:val="es-ES"/>
              </w:rPr>
              <w:t xml:space="preserve"> de la MYPIME.</w:t>
            </w:r>
          </w:p>
          <w:p w:rsidR="00FB6A08" w:rsidRDefault="00FB6A08" w:rsidP="00B55342">
            <w:pPr>
              <w:spacing w:line="360" w:lineRule="auto"/>
              <w:rPr>
                <w:rFonts w:eastAsia="Times New Roman" w:cs="Arial"/>
                <w:szCs w:val="24"/>
                <w:lang w:val="es-ES"/>
              </w:rPr>
            </w:pPr>
            <w:r w:rsidRPr="00FB6A08">
              <w:rPr>
                <w:rFonts w:eastAsia="Times New Roman" w:cs="Arial"/>
                <w:b/>
                <w:szCs w:val="24"/>
                <w:lang w:val="es-ES"/>
              </w:rPr>
              <w:t>Q</w:t>
            </w:r>
            <w:r w:rsidR="000201F8" w:rsidRPr="00FB6A08">
              <w:rPr>
                <w:rFonts w:eastAsia="Times New Roman" w:cs="Arial"/>
                <w:b/>
                <w:szCs w:val="24"/>
                <w:lang w:val="es-ES"/>
              </w:rPr>
              <w:t>uiero</w:t>
            </w:r>
            <w:r w:rsidR="000201F8" w:rsidRPr="00FB6A08">
              <w:rPr>
                <w:rFonts w:eastAsia="Times New Roman" w:cs="Arial"/>
                <w:szCs w:val="24"/>
                <w:lang w:val="es-ES"/>
              </w:rPr>
              <w:t xml:space="preserve"> </w:t>
            </w:r>
            <w:r w:rsidR="000201F8" w:rsidRPr="00FB6A08">
              <w:rPr>
                <w:rFonts w:eastAsia="Times New Roman" w:cs="Arial"/>
                <w:bCs/>
                <w:szCs w:val="24"/>
                <w:lang w:val="es-ES"/>
              </w:rPr>
              <w:t>c</w:t>
            </w:r>
            <w:r>
              <w:rPr>
                <w:rFonts w:eastAsia="Times New Roman" w:cs="Arial"/>
                <w:bCs/>
                <w:szCs w:val="24"/>
                <w:lang w:val="es-ES"/>
              </w:rPr>
              <w:t xml:space="preserve">rear pedidos con sus productos </w:t>
            </w:r>
            <w:r w:rsidRPr="00FB6A08">
              <w:rPr>
                <w:rFonts w:eastAsia="Times New Roman" w:cs="Arial"/>
                <w:bCs/>
                <w:szCs w:val="24"/>
                <w:lang w:val="es-ES"/>
              </w:rPr>
              <w:t>v</w:t>
            </w:r>
            <w:r w:rsidR="000201F8" w:rsidRPr="00FB6A08">
              <w:rPr>
                <w:rFonts w:eastAsia="Times New Roman" w:cs="Arial"/>
                <w:bCs/>
                <w:szCs w:val="24"/>
                <w:lang w:val="es-ES"/>
              </w:rPr>
              <w:t>alidar stock y confirmar su estado</w:t>
            </w:r>
            <w:r>
              <w:rPr>
                <w:rFonts w:eastAsia="Times New Roman" w:cs="Arial"/>
                <w:szCs w:val="24"/>
                <w:lang w:val="es-ES"/>
              </w:rPr>
              <w:t>.</w:t>
            </w:r>
          </w:p>
          <w:p w:rsidR="000201F8" w:rsidRPr="00FB6A08" w:rsidRDefault="00FB6A08" w:rsidP="00B55342">
            <w:pPr>
              <w:spacing w:line="360" w:lineRule="auto"/>
              <w:rPr>
                <w:rFonts w:eastAsia="Times New Roman" w:cs="Arial"/>
                <w:bCs/>
                <w:szCs w:val="24"/>
                <w:lang w:val="es-ES"/>
              </w:rPr>
            </w:pPr>
            <w:r w:rsidRPr="00FB6A08">
              <w:rPr>
                <w:rFonts w:eastAsia="Times New Roman" w:cs="Arial"/>
                <w:b/>
                <w:szCs w:val="24"/>
                <w:lang w:val="es-ES"/>
              </w:rPr>
              <w:t>P</w:t>
            </w:r>
            <w:r w:rsidR="000201F8" w:rsidRPr="00FB6A08">
              <w:rPr>
                <w:rFonts w:eastAsia="Times New Roman" w:cs="Arial"/>
                <w:b/>
                <w:szCs w:val="24"/>
                <w:lang w:val="es-ES"/>
              </w:rPr>
              <w:t>ara</w:t>
            </w:r>
            <w:r w:rsidR="000201F8" w:rsidRPr="00FB6A08">
              <w:rPr>
                <w:rFonts w:eastAsia="Times New Roman" w:cs="Arial"/>
                <w:szCs w:val="24"/>
                <w:lang w:val="es-ES"/>
              </w:rPr>
              <w:t xml:space="preserve"> formalizar ventas dentro del flujo comercial.</w:t>
            </w:r>
          </w:p>
        </w:tc>
      </w:tr>
      <w:tr w:rsidR="000201F8" w:rsidRPr="008202A4" w:rsidTr="000201F8">
        <w:trPr>
          <w:trHeight w:val="1183"/>
        </w:trPr>
        <w:tc>
          <w:tcPr>
            <w:tcW w:w="9212" w:type="dxa"/>
            <w:gridSpan w:val="3"/>
            <w:tcBorders>
              <w:top w:val="single" w:sz="4" w:space="0" w:color="auto"/>
              <w:left w:val="single" w:sz="4" w:space="0" w:color="auto"/>
              <w:bottom w:val="single" w:sz="4" w:space="0" w:color="auto"/>
              <w:right w:val="single" w:sz="4" w:space="0" w:color="auto"/>
            </w:tcBorders>
          </w:tcPr>
          <w:p w:rsidR="000201F8" w:rsidRPr="00191070" w:rsidRDefault="000201F8" w:rsidP="00B55342">
            <w:pPr>
              <w:pStyle w:val="Textoindependiente"/>
              <w:spacing w:line="360" w:lineRule="auto"/>
              <w:rPr>
                <w:rFonts w:cs="Arial"/>
                <w:b/>
                <w:lang w:val="es-ES"/>
              </w:rPr>
            </w:pPr>
            <w:r w:rsidRPr="00191070">
              <w:rPr>
                <w:rFonts w:cs="Arial"/>
                <w:b/>
                <w:lang w:val="es-ES"/>
              </w:rPr>
              <w:t>Criterio de aceptación</w:t>
            </w:r>
          </w:p>
          <w:p w:rsidR="000201F8" w:rsidRPr="00191070" w:rsidRDefault="00FB6A08" w:rsidP="00B55342">
            <w:pPr>
              <w:pStyle w:val="Textoindependiente"/>
              <w:spacing w:line="360" w:lineRule="auto"/>
              <w:rPr>
                <w:rFonts w:cs="Arial"/>
                <w:b/>
                <w:lang w:val="es-ES"/>
              </w:rPr>
            </w:pPr>
            <w:r>
              <w:rPr>
                <w:rFonts w:eastAsia="Times New Roman" w:cs="Arial"/>
                <w:b/>
                <w:lang w:val="es-ES"/>
              </w:rPr>
              <w:t>CA1:</w:t>
            </w:r>
            <w:r w:rsidR="009E3651">
              <w:rPr>
                <w:rFonts w:eastAsia="Times New Roman" w:cs="Arial"/>
                <w:b/>
                <w:lang w:val="es-ES"/>
              </w:rPr>
              <w:t xml:space="preserve"> </w:t>
            </w:r>
            <w:r w:rsidR="000201F8" w:rsidRPr="00191070">
              <w:rPr>
                <w:rFonts w:eastAsia="Times New Roman" w:cs="Arial"/>
                <w:lang w:val="es-ES"/>
              </w:rPr>
              <w:t xml:space="preserve">Dado que selecciono productos disponibles, cuando confirmo el pedido, </w:t>
            </w:r>
            <w:r w:rsidR="000201F8" w:rsidRPr="00191070">
              <w:rPr>
                <w:rFonts w:eastAsia="Times New Roman" w:cs="Arial"/>
                <w:lang w:val="es-ES"/>
              </w:rPr>
              <w:lastRenderedPageBreak/>
              <w:t>entonces el sistema valida el stock y crea un pedido</w:t>
            </w:r>
            <w:r>
              <w:rPr>
                <w:rFonts w:eastAsia="Times New Roman" w:cs="Arial"/>
                <w:lang w:val="es-ES"/>
              </w:rPr>
              <w:t xml:space="preserve"> en estado pendiente.</w:t>
            </w:r>
          </w:p>
          <w:p w:rsidR="000201F8" w:rsidRPr="00FB6A08" w:rsidRDefault="00FB6A08" w:rsidP="00B55342">
            <w:pPr>
              <w:pStyle w:val="Textoindependiente"/>
              <w:spacing w:line="360" w:lineRule="auto"/>
              <w:rPr>
                <w:rFonts w:cs="Arial"/>
                <w:bCs/>
                <w:lang w:val="es-US"/>
              </w:rPr>
            </w:pPr>
            <w:r>
              <w:rPr>
                <w:rFonts w:cs="Arial"/>
                <w:b/>
                <w:bCs/>
                <w:lang w:val="es-US"/>
              </w:rPr>
              <w:t>CA2:</w:t>
            </w:r>
            <w:r w:rsidR="009E3651">
              <w:rPr>
                <w:rFonts w:cs="Arial"/>
                <w:b/>
                <w:bCs/>
                <w:lang w:val="es-US"/>
              </w:rPr>
              <w:t xml:space="preserve"> </w:t>
            </w:r>
            <w:r>
              <w:rPr>
                <w:rFonts w:cs="Arial"/>
                <w:bCs/>
                <w:lang w:val="es-US"/>
              </w:rPr>
              <w:t>Dado que seleccione productos disponibles, cuando confirmo el pedido,</w:t>
            </w:r>
            <w:r w:rsidR="009E3651">
              <w:rPr>
                <w:rFonts w:cs="Arial"/>
                <w:bCs/>
                <w:lang w:val="es-US"/>
              </w:rPr>
              <w:t xml:space="preserve"> </w:t>
            </w:r>
            <w:r>
              <w:rPr>
                <w:rFonts w:cs="Arial"/>
                <w:bCs/>
                <w:lang w:val="es-US"/>
              </w:rPr>
              <w:t>si se introduce una cantidad de pago, si esta es en su totalidad el precio del producto, crea un pedido con estado pagado.</w:t>
            </w:r>
          </w:p>
          <w:p w:rsidR="000201F8" w:rsidRPr="00191070" w:rsidRDefault="000201F8" w:rsidP="00B55342">
            <w:pPr>
              <w:pStyle w:val="Textoindependiente"/>
              <w:spacing w:line="360" w:lineRule="auto"/>
              <w:rPr>
                <w:rFonts w:cs="Arial"/>
                <w:b/>
                <w:lang w:val="es-ES"/>
              </w:rPr>
            </w:pPr>
          </w:p>
          <w:p w:rsidR="000201F8" w:rsidRPr="00191070" w:rsidRDefault="000201F8" w:rsidP="00B55342">
            <w:pPr>
              <w:pStyle w:val="Textoindependiente"/>
              <w:spacing w:line="360" w:lineRule="auto"/>
              <w:rPr>
                <w:rFonts w:cs="Arial"/>
                <w:b/>
                <w:lang w:val="es-ES"/>
              </w:rPr>
            </w:pPr>
          </w:p>
        </w:tc>
      </w:tr>
    </w:tbl>
    <w:p w:rsidR="000201F8" w:rsidRPr="00191070" w:rsidRDefault="000201F8" w:rsidP="00B55342">
      <w:pPr>
        <w:spacing w:line="360" w:lineRule="auto"/>
        <w:ind w:firstLineChars="50" w:firstLine="120"/>
        <w:jc w:val="both"/>
        <w:rPr>
          <w:rFonts w:cs="Arial"/>
          <w:b/>
          <w:bCs/>
          <w:szCs w:val="24"/>
          <w:lang w:val="es-ES"/>
        </w:rPr>
      </w:pPr>
    </w:p>
    <w:tbl>
      <w:tblPr>
        <w:tblStyle w:val="Tablaconcuadrcula"/>
        <w:tblW w:w="9212" w:type="dxa"/>
        <w:tblLook w:val="04A0" w:firstRow="1" w:lastRow="0" w:firstColumn="1" w:lastColumn="0" w:noHBand="0" w:noVBand="1"/>
      </w:tblPr>
      <w:tblGrid>
        <w:gridCol w:w="2361"/>
        <w:gridCol w:w="3425"/>
        <w:gridCol w:w="3426"/>
      </w:tblGrid>
      <w:tr w:rsidR="000201F8" w:rsidRPr="00191070" w:rsidTr="0089221D">
        <w:trPr>
          <w:trHeight w:val="930"/>
        </w:trPr>
        <w:tc>
          <w:tcPr>
            <w:tcW w:w="2361" w:type="dxa"/>
            <w:tcBorders>
              <w:top w:val="single" w:sz="4" w:space="0" w:color="auto"/>
              <w:left w:val="single" w:sz="4" w:space="0" w:color="auto"/>
              <w:bottom w:val="single" w:sz="4" w:space="0" w:color="auto"/>
              <w:right w:val="single" w:sz="4" w:space="0" w:color="auto"/>
            </w:tcBorders>
            <w:hideMark/>
          </w:tcPr>
          <w:p w:rsidR="000201F8" w:rsidRPr="00191070" w:rsidRDefault="000201F8" w:rsidP="00B55342">
            <w:pPr>
              <w:pStyle w:val="Textoindependiente"/>
              <w:spacing w:line="360" w:lineRule="auto"/>
              <w:rPr>
                <w:rFonts w:cs="Arial"/>
                <w:b/>
                <w:lang w:val="es-ES"/>
              </w:rPr>
            </w:pPr>
            <w:r w:rsidRPr="00191070">
              <w:rPr>
                <w:rFonts w:cs="Arial"/>
                <w:b/>
                <w:lang w:val="es-ES"/>
              </w:rPr>
              <w:t>Nombre</w:t>
            </w:r>
          </w:p>
          <w:p w:rsidR="000201F8" w:rsidRPr="00191070" w:rsidRDefault="0079211A" w:rsidP="00B55342">
            <w:pPr>
              <w:pStyle w:val="Textoindependiente"/>
              <w:spacing w:line="360" w:lineRule="auto"/>
              <w:rPr>
                <w:rFonts w:cs="Arial"/>
                <w:b/>
                <w:lang w:val="es-ES"/>
              </w:rPr>
            </w:pPr>
            <w:r>
              <w:rPr>
                <w:rFonts w:eastAsia="Times New Roman" w:cs="Arial"/>
                <w:b/>
                <w:lang w:val="es-ES"/>
              </w:rPr>
              <w:t xml:space="preserve">HUO-5 </w:t>
            </w:r>
            <w:r w:rsidR="000201F8" w:rsidRPr="00191070">
              <w:rPr>
                <w:rFonts w:eastAsia="Times New Roman" w:cs="Arial"/>
                <w:lang w:val="es-ES"/>
              </w:rPr>
              <w:t>Gestión de pagos y comprobantes</w:t>
            </w:r>
          </w:p>
        </w:tc>
        <w:tc>
          <w:tcPr>
            <w:tcW w:w="3425" w:type="dxa"/>
            <w:tcBorders>
              <w:top w:val="single" w:sz="4" w:space="0" w:color="auto"/>
              <w:left w:val="single" w:sz="4" w:space="0" w:color="auto"/>
              <w:bottom w:val="single" w:sz="4" w:space="0" w:color="auto"/>
              <w:right w:val="single" w:sz="4" w:space="0" w:color="auto"/>
            </w:tcBorders>
            <w:hideMark/>
          </w:tcPr>
          <w:p w:rsidR="000201F8" w:rsidRPr="00191070" w:rsidRDefault="000201F8" w:rsidP="00B55342">
            <w:pPr>
              <w:pStyle w:val="Textoindependiente"/>
              <w:spacing w:line="360" w:lineRule="auto"/>
              <w:rPr>
                <w:rFonts w:cs="Arial"/>
                <w:b/>
              </w:rPr>
            </w:pPr>
            <w:r w:rsidRPr="00191070">
              <w:rPr>
                <w:rFonts w:cs="Arial"/>
                <w:b/>
              </w:rPr>
              <w:t>Prioridad</w:t>
            </w:r>
          </w:p>
          <w:p w:rsidR="000201F8" w:rsidRPr="00191070" w:rsidRDefault="000201F8" w:rsidP="00B55342">
            <w:pPr>
              <w:pStyle w:val="Textoindependiente"/>
              <w:spacing w:line="360" w:lineRule="auto"/>
              <w:rPr>
                <w:rFonts w:cs="Arial"/>
                <w:b/>
              </w:rPr>
            </w:pPr>
            <w:r w:rsidRPr="00191070">
              <w:rPr>
                <w:rFonts w:eastAsia="Times New Roman" w:cs="Arial"/>
              </w:rPr>
              <w:t>Alta</w:t>
            </w:r>
          </w:p>
        </w:tc>
        <w:tc>
          <w:tcPr>
            <w:tcW w:w="3425" w:type="dxa"/>
            <w:tcBorders>
              <w:top w:val="single" w:sz="4" w:space="0" w:color="auto"/>
              <w:left w:val="single" w:sz="4" w:space="0" w:color="auto"/>
              <w:bottom w:val="single" w:sz="4" w:space="0" w:color="auto"/>
              <w:right w:val="single" w:sz="4" w:space="0" w:color="auto"/>
            </w:tcBorders>
            <w:hideMark/>
          </w:tcPr>
          <w:p w:rsidR="000201F8" w:rsidRPr="00191070" w:rsidRDefault="000201F8" w:rsidP="00B55342">
            <w:pPr>
              <w:pStyle w:val="Textoindependiente"/>
              <w:spacing w:line="360" w:lineRule="auto"/>
              <w:rPr>
                <w:rFonts w:cs="Arial"/>
                <w:b/>
              </w:rPr>
            </w:pPr>
            <w:r w:rsidRPr="00191070">
              <w:rPr>
                <w:rFonts w:cs="Arial"/>
                <w:b/>
              </w:rPr>
              <w:t>Tiempo estimado</w:t>
            </w:r>
          </w:p>
          <w:p w:rsidR="000201F8" w:rsidRPr="00191070" w:rsidRDefault="008A1A8B" w:rsidP="00B55342">
            <w:pPr>
              <w:pStyle w:val="Textoindependiente"/>
              <w:spacing w:line="360" w:lineRule="auto"/>
              <w:rPr>
                <w:rFonts w:cs="Arial"/>
                <w:b/>
                <w:lang w:val="es-US"/>
              </w:rPr>
            </w:pPr>
            <w:r w:rsidRPr="00191070">
              <w:rPr>
                <w:rFonts w:eastAsia="Times New Roman" w:cs="Arial"/>
              </w:rPr>
              <w:t>24</w:t>
            </w:r>
          </w:p>
        </w:tc>
      </w:tr>
      <w:tr w:rsidR="000201F8" w:rsidRPr="008202A4" w:rsidTr="0089221D">
        <w:trPr>
          <w:trHeight w:val="954"/>
        </w:trPr>
        <w:tc>
          <w:tcPr>
            <w:tcW w:w="9212" w:type="dxa"/>
            <w:gridSpan w:val="3"/>
            <w:tcBorders>
              <w:top w:val="single" w:sz="4" w:space="0" w:color="auto"/>
              <w:left w:val="single" w:sz="4" w:space="0" w:color="auto"/>
              <w:bottom w:val="single" w:sz="4" w:space="0" w:color="auto"/>
              <w:right w:val="single" w:sz="4" w:space="0" w:color="auto"/>
            </w:tcBorders>
            <w:hideMark/>
          </w:tcPr>
          <w:p w:rsidR="000201F8" w:rsidRPr="00191070" w:rsidRDefault="000201F8" w:rsidP="00B55342">
            <w:pPr>
              <w:pStyle w:val="Textoindependiente"/>
              <w:tabs>
                <w:tab w:val="left" w:pos="2700"/>
              </w:tabs>
              <w:spacing w:line="360" w:lineRule="auto"/>
              <w:rPr>
                <w:rFonts w:cs="Arial"/>
                <w:b/>
                <w:lang w:val="es-ES"/>
              </w:rPr>
            </w:pPr>
            <w:r w:rsidRPr="00191070">
              <w:rPr>
                <w:rFonts w:cs="Arial"/>
                <w:b/>
                <w:lang w:val="es-ES"/>
              </w:rPr>
              <w:t>Historia de Usuario</w:t>
            </w:r>
            <w:r w:rsidRPr="00191070">
              <w:rPr>
                <w:rFonts w:cs="Arial"/>
                <w:b/>
                <w:lang w:val="es-ES"/>
              </w:rPr>
              <w:tab/>
            </w:r>
          </w:p>
          <w:p w:rsidR="00FB6A08" w:rsidRPr="00FB6A08" w:rsidRDefault="000201F8" w:rsidP="00B55342">
            <w:pPr>
              <w:spacing w:line="360" w:lineRule="auto"/>
              <w:rPr>
                <w:rFonts w:eastAsia="Times New Roman" w:cs="Arial"/>
                <w:szCs w:val="24"/>
                <w:lang w:val="es-ES"/>
              </w:rPr>
            </w:pPr>
            <w:r w:rsidRPr="00FB6A08">
              <w:rPr>
                <w:rFonts w:eastAsia="Times New Roman" w:cs="Arial"/>
                <w:b/>
                <w:szCs w:val="24"/>
                <w:lang w:val="es-ES"/>
              </w:rPr>
              <w:t>Como</w:t>
            </w:r>
            <w:r w:rsidRPr="00FB6A08">
              <w:rPr>
                <w:rFonts w:eastAsia="Times New Roman" w:cs="Arial"/>
                <w:szCs w:val="24"/>
                <w:lang w:val="es-ES"/>
              </w:rPr>
              <w:t xml:space="preserve"> </w:t>
            </w:r>
            <w:r w:rsidRPr="00FB6A08">
              <w:rPr>
                <w:rFonts w:eastAsia="Times New Roman" w:cs="Arial"/>
                <w:bCs/>
                <w:szCs w:val="24"/>
                <w:lang w:val="es-ES"/>
              </w:rPr>
              <w:t>cliente o vendedor</w:t>
            </w:r>
            <w:r w:rsidR="00FB6A08" w:rsidRPr="00FB6A08">
              <w:rPr>
                <w:rFonts w:eastAsia="Times New Roman" w:cs="Arial"/>
                <w:szCs w:val="24"/>
                <w:lang w:val="es-ES"/>
              </w:rPr>
              <w:t>.</w:t>
            </w:r>
          </w:p>
          <w:p w:rsidR="00FB6A08" w:rsidRPr="00FB6A08" w:rsidRDefault="009E3651" w:rsidP="00B55342">
            <w:pPr>
              <w:spacing w:line="360" w:lineRule="auto"/>
              <w:rPr>
                <w:rFonts w:eastAsia="Times New Roman" w:cs="Arial"/>
                <w:szCs w:val="24"/>
                <w:lang w:val="es-ES"/>
              </w:rPr>
            </w:pPr>
            <w:r>
              <w:rPr>
                <w:rFonts w:eastAsia="Times New Roman" w:cs="Arial"/>
                <w:b/>
                <w:szCs w:val="24"/>
                <w:lang w:val="es-ES"/>
              </w:rPr>
              <w:t>Q</w:t>
            </w:r>
            <w:r w:rsidR="000201F8" w:rsidRPr="00FB6A08">
              <w:rPr>
                <w:rFonts w:eastAsia="Times New Roman" w:cs="Arial"/>
                <w:b/>
                <w:szCs w:val="24"/>
                <w:lang w:val="es-ES"/>
              </w:rPr>
              <w:t>uiero</w:t>
            </w:r>
            <w:r w:rsidR="000201F8" w:rsidRPr="00FB6A08">
              <w:rPr>
                <w:rFonts w:eastAsia="Times New Roman" w:cs="Arial"/>
                <w:szCs w:val="24"/>
                <w:lang w:val="es-ES"/>
              </w:rPr>
              <w:t xml:space="preserve"> </w:t>
            </w:r>
            <w:r w:rsidR="000201F8" w:rsidRPr="00FB6A08">
              <w:rPr>
                <w:rFonts w:eastAsia="Times New Roman" w:cs="Arial"/>
                <w:bCs/>
                <w:szCs w:val="24"/>
                <w:lang w:val="es-ES"/>
              </w:rPr>
              <w:t>registrar pagos, generar recibos o notas de crédito</w:t>
            </w:r>
            <w:r w:rsidR="00FB6A08" w:rsidRPr="00FB6A08">
              <w:rPr>
                <w:rFonts w:eastAsia="Times New Roman" w:cs="Arial"/>
                <w:szCs w:val="24"/>
                <w:lang w:val="es-ES"/>
              </w:rPr>
              <w:t>.</w:t>
            </w:r>
          </w:p>
          <w:p w:rsidR="000201F8" w:rsidRPr="00191070" w:rsidRDefault="009E3651" w:rsidP="00B55342">
            <w:pPr>
              <w:spacing w:line="360" w:lineRule="auto"/>
              <w:rPr>
                <w:rFonts w:cs="Arial"/>
                <w:b/>
                <w:szCs w:val="24"/>
                <w:lang w:val="es-ES"/>
              </w:rPr>
            </w:pPr>
            <w:r>
              <w:rPr>
                <w:rFonts w:eastAsia="Times New Roman" w:cs="Arial"/>
                <w:b/>
                <w:szCs w:val="24"/>
                <w:lang w:val="es-ES"/>
              </w:rPr>
              <w:t>P</w:t>
            </w:r>
            <w:r w:rsidR="000201F8" w:rsidRPr="009E3651">
              <w:rPr>
                <w:rFonts w:eastAsia="Times New Roman" w:cs="Arial"/>
                <w:b/>
                <w:szCs w:val="24"/>
                <w:lang w:val="es-ES"/>
              </w:rPr>
              <w:t>ara</w:t>
            </w:r>
            <w:r w:rsidR="000201F8" w:rsidRPr="00191070">
              <w:rPr>
                <w:rFonts w:eastAsia="Times New Roman" w:cs="Arial"/>
                <w:szCs w:val="24"/>
                <w:lang w:val="es-ES"/>
              </w:rPr>
              <w:t xml:space="preserve"> garantizar trazabilidad y soporte contable de las transacciones.</w:t>
            </w:r>
          </w:p>
        </w:tc>
      </w:tr>
      <w:tr w:rsidR="000201F8" w:rsidRPr="008202A4" w:rsidTr="0089221D">
        <w:trPr>
          <w:trHeight w:val="1183"/>
        </w:trPr>
        <w:tc>
          <w:tcPr>
            <w:tcW w:w="9212" w:type="dxa"/>
            <w:gridSpan w:val="3"/>
            <w:tcBorders>
              <w:top w:val="single" w:sz="4" w:space="0" w:color="auto"/>
              <w:left w:val="single" w:sz="4" w:space="0" w:color="auto"/>
              <w:bottom w:val="single" w:sz="4" w:space="0" w:color="auto"/>
              <w:right w:val="single" w:sz="4" w:space="0" w:color="auto"/>
            </w:tcBorders>
          </w:tcPr>
          <w:p w:rsidR="000201F8" w:rsidRPr="00191070" w:rsidRDefault="000201F8" w:rsidP="00B55342">
            <w:pPr>
              <w:pStyle w:val="Textoindependiente"/>
              <w:spacing w:line="360" w:lineRule="auto"/>
              <w:rPr>
                <w:rFonts w:cs="Arial"/>
                <w:b/>
                <w:lang w:val="es-ES"/>
              </w:rPr>
            </w:pPr>
            <w:r w:rsidRPr="00191070">
              <w:rPr>
                <w:rFonts w:cs="Arial"/>
                <w:b/>
                <w:lang w:val="es-ES"/>
              </w:rPr>
              <w:t>Criterio de aceptación</w:t>
            </w:r>
          </w:p>
          <w:p w:rsidR="000201F8" w:rsidRPr="00191070" w:rsidRDefault="009E3651" w:rsidP="00B55342">
            <w:pPr>
              <w:pStyle w:val="Textoindependiente"/>
              <w:spacing w:line="360" w:lineRule="auto"/>
              <w:rPr>
                <w:rFonts w:cs="Arial"/>
                <w:b/>
                <w:bCs/>
                <w:lang w:val="es-US"/>
              </w:rPr>
            </w:pPr>
            <w:r w:rsidRPr="009E3651">
              <w:rPr>
                <w:rFonts w:eastAsia="Times New Roman" w:cs="Arial"/>
                <w:b/>
                <w:lang w:val="es-ES"/>
              </w:rPr>
              <w:t>CA1:</w:t>
            </w:r>
            <w:r>
              <w:rPr>
                <w:rFonts w:eastAsia="Times New Roman" w:cs="Arial"/>
                <w:lang w:val="es-ES"/>
              </w:rPr>
              <w:t xml:space="preserve"> </w:t>
            </w:r>
            <w:r w:rsidR="000201F8" w:rsidRPr="00191070">
              <w:rPr>
                <w:rFonts w:eastAsia="Times New Roman" w:cs="Arial"/>
                <w:lang w:val="es-ES"/>
              </w:rPr>
              <w:t>Dado que un pedido tiene pagos pendientes, cuando registro un pago o abono, entonces el saldo se actualiza y se genera el comprobante correspondiente.</w:t>
            </w:r>
          </w:p>
          <w:p w:rsidR="000201F8" w:rsidRPr="009E3651" w:rsidRDefault="009E3651" w:rsidP="00B55342">
            <w:pPr>
              <w:pStyle w:val="Textoindependiente"/>
              <w:spacing w:line="360" w:lineRule="auto"/>
              <w:rPr>
                <w:rFonts w:cs="Arial"/>
                <w:lang w:val="es-ES"/>
              </w:rPr>
            </w:pPr>
            <w:r>
              <w:rPr>
                <w:rFonts w:cs="Arial"/>
                <w:b/>
                <w:lang w:val="es-ES"/>
              </w:rPr>
              <w:t xml:space="preserve"> </w:t>
            </w:r>
          </w:p>
          <w:p w:rsidR="000201F8" w:rsidRPr="00191070" w:rsidRDefault="000201F8" w:rsidP="00B55342">
            <w:pPr>
              <w:pStyle w:val="Textoindependiente"/>
              <w:spacing w:line="360" w:lineRule="auto"/>
              <w:rPr>
                <w:rFonts w:cs="Arial"/>
                <w:b/>
                <w:lang w:val="es-ES"/>
              </w:rPr>
            </w:pPr>
          </w:p>
        </w:tc>
      </w:tr>
    </w:tbl>
    <w:p w:rsidR="000201F8" w:rsidRPr="00191070" w:rsidRDefault="000201F8" w:rsidP="00B55342">
      <w:pPr>
        <w:spacing w:line="360" w:lineRule="auto"/>
        <w:ind w:firstLineChars="50" w:firstLine="120"/>
        <w:jc w:val="both"/>
        <w:rPr>
          <w:rFonts w:cs="Arial"/>
          <w:b/>
          <w:bCs/>
          <w:szCs w:val="24"/>
          <w:lang w:val="es-ES"/>
        </w:rPr>
      </w:pPr>
    </w:p>
    <w:p w:rsidR="000201F8" w:rsidRPr="00191070" w:rsidRDefault="000201F8" w:rsidP="00B55342">
      <w:pPr>
        <w:spacing w:line="360" w:lineRule="auto"/>
        <w:ind w:firstLineChars="50" w:firstLine="120"/>
        <w:jc w:val="both"/>
        <w:rPr>
          <w:rFonts w:cs="Arial"/>
          <w:b/>
          <w:bCs/>
          <w:szCs w:val="24"/>
          <w:lang w:val="es-ES"/>
        </w:rPr>
      </w:pPr>
    </w:p>
    <w:tbl>
      <w:tblPr>
        <w:tblStyle w:val="Tablaconcuadrcula"/>
        <w:tblW w:w="9212" w:type="dxa"/>
        <w:tblLook w:val="04A0" w:firstRow="1" w:lastRow="0" w:firstColumn="1" w:lastColumn="0" w:noHBand="0" w:noVBand="1"/>
      </w:tblPr>
      <w:tblGrid>
        <w:gridCol w:w="2361"/>
        <w:gridCol w:w="3425"/>
        <w:gridCol w:w="3426"/>
      </w:tblGrid>
      <w:tr w:rsidR="007A27AE" w:rsidRPr="00191070" w:rsidTr="0089221D">
        <w:trPr>
          <w:trHeight w:val="930"/>
        </w:trPr>
        <w:tc>
          <w:tcPr>
            <w:tcW w:w="2361" w:type="dxa"/>
            <w:tcBorders>
              <w:top w:val="single" w:sz="4" w:space="0" w:color="auto"/>
              <w:left w:val="single" w:sz="4" w:space="0" w:color="auto"/>
              <w:bottom w:val="single" w:sz="4" w:space="0" w:color="auto"/>
              <w:right w:val="single" w:sz="4" w:space="0" w:color="auto"/>
            </w:tcBorders>
            <w:hideMark/>
          </w:tcPr>
          <w:p w:rsidR="007A27AE" w:rsidRPr="00191070" w:rsidRDefault="007A27AE" w:rsidP="00B55342">
            <w:pPr>
              <w:pStyle w:val="Textoindependiente"/>
              <w:spacing w:line="360" w:lineRule="auto"/>
              <w:rPr>
                <w:rFonts w:cs="Arial"/>
                <w:b/>
                <w:lang w:val="es-ES"/>
              </w:rPr>
            </w:pPr>
            <w:r w:rsidRPr="00191070">
              <w:rPr>
                <w:rFonts w:cs="Arial"/>
                <w:b/>
                <w:lang w:val="es-ES"/>
              </w:rPr>
              <w:t>Nombre</w:t>
            </w:r>
          </w:p>
          <w:p w:rsidR="00D04FEB" w:rsidRDefault="00D04FEB" w:rsidP="00B55342">
            <w:pPr>
              <w:pStyle w:val="Textoindependiente"/>
              <w:spacing w:line="360" w:lineRule="auto"/>
              <w:rPr>
                <w:rFonts w:eastAsia="Times New Roman" w:cs="Arial"/>
                <w:b/>
                <w:lang w:val="es-ES"/>
              </w:rPr>
            </w:pPr>
            <w:r>
              <w:rPr>
                <w:rFonts w:eastAsia="Times New Roman" w:cs="Arial"/>
                <w:b/>
                <w:lang w:val="es-ES"/>
              </w:rPr>
              <w:t>HUO-6</w:t>
            </w:r>
          </w:p>
          <w:p w:rsidR="007A27AE" w:rsidRPr="0079211A" w:rsidRDefault="007A27AE" w:rsidP="00B55342">
            <w:pPr>
              <w:pStyle w:val="Textoindependiente"/>
              <w:spacing w:line="360" w:lineRule="auto"/>
              <w:rPr>
                <w:rFonts w:eastAsia="Times New Roman" w:cs="Arial"/>
                <w:b/>
                <w:lang w:val="es-ES"/>
              </w:rPr>
            </w:pPr>
            <w:r w:rsidRPr="0079211A">
              <w:rPr>
                <w:rFonts w:eastAsia="Times New Roman" w:cs="Arial"/>
                <w:lang w:val="es-ES"/>
              </w:rPr>
              <w:t>Procesamiento de devoluciones</w:t>
            </w:r>
          </w:p>
        </w:tc>
        <w:tc>
          <w:tcPr>
            <w:tcW w:w="3425" w:type="dxa"/>
            <w:tcBorders>
              <w:top w:val="single" w:sz="4" w:space="0" w:color="auto"/>
              <w:left w:val="single" w:sz="4" w:space="0" w:color="auto"/>
              <w:bottom w:val="single" w:sz="4" w:space="0" w:color="auto"/>
              <w:right w:val="single" w:sz="4" w:space="0" w:color="auto"/>
            </w:tcBorders>
            <w:hideMark/>
          </w:tcPr>
          <w:p w:rsidR="007A27AE" w:rsidRPr="00191070" w:rsidRDefault="007A27AE" w:rsidP="00B55342">
            <w:pPr>
              <w:pStyle w:val="Textoindependiente"/>
              <w:spacing w:line="360" w:lineRule="auto"/>
              <w:rPr>
                <w:rFonts w:cs="Arial"/>
                <w:b/>
              </w:rPr>
            </w:pPr>
            <w:r w:rsidRPr="00191070">
              <w:rPr>
                <w:rFonts w:cs="Arial"/>
                <w:b/>
              </w:rPr>
              <w:t>Prioridad</w:t>
            </w:r>
          </w:p>
          <w:p w:rsidR="007A27AE" w:rsidRPr="00191070" w:rsidRDefault="007A27AE" w:rsidP="00B55342">
            <w:pPr>
              <w:pStyle w:val="Textoindependiente"/>
              <w:spacing w:line="360" w:lineRule="auto"/>
              <w:rPr>
                <w:rFonts w:cs="Arial"/>
                <w:b/>
              </w:rPr>
            </w:pPr>
            <w:r w:rsidRPr="00191070">
              <w:rPr>
                <w:rFonts w:eastAsia="Times New Roman" w:cs="Arial"/>
              </w:rPr>
              <w:t>Alta</w:t>
            </w:r>
          </w:p>
        </w:tc>
        <w:tc>
          <w:tcPr>
            <w:tcW w:w="3425" w:type="dxa"/>
            <w:tcBorders>
              <w:top w:val="single" w:sz="4" w:space="0" w:color="auto"/>
              <w:left w:val="single" w:sz="4" w:space="0" w:color="auto"/>
              <w:bottom w:val="single" w:sz="4" w:space="0" w:color="auto"/>
              <w:right w:val="single" w:sz="4" w:space="0" w:color="auto"/>
            </w:tcBorders>
            <w:hideMark/>
          </w:tcPr>
          <w:p w:rsidR="007A27AE" w:rsidRPr="00191070" w:rsidRDefault="007A27AE" w:rsidP="00B55342">
            <w:pPr>
              <w:pStyle w:val="Textoindependiente"/>
              <w:spacing w:line="360" w:lineRule="auto"/>
              <w:rPr>
                <w:rFonts w:cs="Arial"/>
                <w:b/>
              </w:rPr>
            </w:pPr>
            <w:r w:rsidRPr="00191070">
              <w:rPr>
                <w:rFonts w:cs="Arial"/>
                <w:b/>
              </w:rPr>
              <w:t>Tiempo estimado</w:t>
            </w:r>
          </w:p>
          <w:p w:rsidR="007A27AE" w:rsidRPr="00191070" w:rsidRDefault="008A1A8B" w:rsidP="00B55342">
            <w:pPr>
              <w:pStyle w:val="Textoindependiente"/>
              <w:spacing w:line="360" w:lineRule="auto"/>
              <w:rPr>
                <w:rFonts w:cs="Arial"/>
                <w:b/>
                <w:lang w:val="es-US"/>
              </w:rPr>
            </w:pPr>
            <w:r w:rsidRPr="00191070">
              <w:rPr>
                <w:rFonts w:eastAsia="Times New Roman" w:cs="Arial"/>
              </w:rPr>
              <w:t>8</w:t>
            </w:r>
          </w:p>
        </w:tc>
      </w:tr>
      <w:tr w:rsidR="007A27AE" w:rsidRPr="008202A4" w:rsidTr="0089221D">
        <w:trPr>
          <w:trHeight w:val="954"/>
        </w:trPr>
        <w:tc>
          <w:tcPr>
            <w:tcW w:w="9212" w:type="dxa"/>
            <w:gridSpan w:val="3"/>
            <w:tcBorders>
              <w:top w:val="single" w:sz="4" w:space="0" w:color="auto"/>
              <w:left w:val="single" w:sz="4" w:space="0" w:color="auto"/>
              <w:bottom w:val="single" w:sz="4" w:space="0" w:color="auto"/>
              <w:right w:val="single" w:sz="4" w:space="0" w:color="auto"/>
            </w:tcBorders>
            <w:hideMark/>
          </w:tcPr>
          <w:p w:rsidR="007A27AE" w:rsidRPr="00191070" w:rsidRDefault="007A27AE" w:rsidP="00B55342">
            <w:pPr>
              <w:pStyle w:val="Textoindependiente"/>
              <w:tabs>
                <w:tab w:val="left" w:pos="2700"/>
              </w:tabs>
              <w:spacing w:line="360" w:lineRule="auto"/>
              <w:rPr>
                <w:rFonts w:cs="Arial"/>
                <w:b/>
                <w:lang w:val="es-ES"/>
              </w:rPr>
            </w:pPr>
            <w:r w:rsidRPr="00191070">
              <w:rPr>
                <w:rFonts w:cs="Arial"/>
                <w:b/>
                <w:lang w:val="es-ES"/>
              </w:rPr>
              <w:t>Historia de Usuario</w:t>
            </w:r>
            <w:r w:rsidRPr="00191070">
              <w:rPr>
                <w:rFonts w:cs="Arial"/>
                <w:b/>
                <w:lang w:val="es-ES"/>
              </w:rPr>
              <w:tab/>
            </w:r>
          </w:p>
          <w:p w:rsidR="009E3651" w:rsidRPr="009E3651" w:rsidRDefault="007A27AE" w:rsidP="00B55342">
            <w:pPr>
              <w:spacing w:line="360" w:lineRule="auto"/>
              <w:rPr>
                <w:rFonts w:eastAsia="Times New Roman" w:cs="Arial"/>
                <w:szCs w:val="24"/>
                <w:lang w:val="es-ES"/>
              </w:rPr>
            </w:pPr>
            <w:r w:rsidRPr="009E3651">
              <w:rPr>
                <w:rFonts w:eastAsia="Times New Roman" w:cs="Arial"/>
                <w:b/>
                <w:szCs w:val="24"/>
                <w:lang w:val="es-ES"/>
              </w:rPr>
              <w:t>Como</w:t>
            </w:r>
            <w:r w:rsidRPr="009E3651">
              <w:rPr>
                <w:rFonts w:eastAsia="Times New Roman" w:cs="Arial"/>
                <w:szCs w:val="24"/>
                <w:lang w:val="es-ES"/>
              </w:rPr>
              <w:t xml:space="preserve"> </w:t>
            </w:r>
            <w:r w:rsidRPr="009E3651">
              <w:rPr>
                <w:rFonts w:eastAsia="Times New Roman" w:cs="Arial"/>
                <w:bCs/>
                <w:szCs w:val="24"/>
                <w:lang w:val="es-ES"/>
              </w:rPr>
              <w:t>cliente</w:t>
            </w:r>
            <w:r w:rsidR="009E3651" w:rsidRPr="009E3651">
              <w:rPr>
                <w:rFonts w:eastAsia="Times New Roman" w:cs="Arial"/>
                <w:szCs w:val="24"/>
                <w:lang w:val="es-ES"/>
              </w:rPr>
              <w:t>.</w:t>
            </w:r>
          </w:p>
          <w:p w:rsidR="007A27AE" w:rsidRPr="009E3651" w:rsidRDefault="009E3651" w:rsidP="00B55342">
            <w:pPr>
              <w:spacing w:line="360" w:lineRule="auto"/>
              <w:rPr>
                <w:rFonts w:eastAsia="Times New Roman" w:cs="Arial"/>
                <w:szCs w:val="24"/>
                <w:lang w:val="es-ES"/>
              </w:rPr>
            </w:pPr>
            <w:r w:rsidRPr="009E3651">
              <w:rPr>
                <w:rFonts w:eastAsia="Times New Roman" w:cs="Arial"/>
                <w:b/>
                <w:szCs w:val="24"/>
                <w:lang w:val="es-ES"/>
              </w:rPr>
              <w:t>Q</w:t>
            </w:r>
            <w:r w:rsidR="007A27AE" w:rsidRPr="009E3651">
              <w:rPr>
                <w:rFonts w:eastAsia="Times New Roman" w:cs="Arial"/>
                <w:b/>
                <w:szCs w:val="24"/>
                <w:lang w:val="es-ES"/>
              </w:rPr>
              <w:t>uiero</w:t>
            </w:r>
            <w:r w:rsidR="007A27AE" w:rsidRPr="009E3651">
              <w:rPr>
                <w:rFonts w:eastAsia="Times New Roman" w:cs="Arial"/>
                <w:szCs w:val="24"/>
                <w:lang w:val="es-ES"/>
              </w:rPr>
              <w:t xml:space="preserve"> </w:t>
            </w:r>
            <w:r w:rsidR="007A27AE" w:rsidRPr="009E3651">
              <w:rPr>
                <w:rFonts w:eastAsia="Times New Roman" w:cs="Arial"/>
                <w:bCs/>
                <w:szCs w:val="24"/>
                <w:lang w:val="es-ES"/>
              </w:rPr>
              <w:t>solicitar devoluciones de pedidos</w:t>
            </w:r>
          </w:p>
          <w:p w:rsidR="009E3651" w:rsidRPr="00191070" w:rsidRDefault="009E3651" w:rsidP="00B55342">
            <w:pPr>
              <w:spacing w:line="360" w:lineRule="auto"/>
              <w:rPr>
                <w:rFonts w:cs="Arial"/>
                <w:b/>
                <w:szCs w:val="24"/>
                <w:lang w:val="es-ES"/>
              </w:rPr>
            </w:pPr>
            <w:r>
              <w:rPr>
                <w:rFonts w:eastAsia="Times New Roman" w:cs="Arial"/>
                <w:b/>
                <w:szCs w:val="24"/>
                <w:lang w:val="es-ES"/>
              </w:rPr>
              <w:t>P</w:t>
            </w:r>
            <w:r w:rsidRPr="009E3651">
              <w:rPr>
                <w:rFonts w:eastAsia="Times New Roman" w:cs="Arial"/>
                <w:b/>
                <w:szCs w:val="24"/>
                <w:lang w:val="es-ES"/>
              </w:rPr>
              <w:t>ara</w:t>
            </w:r>
            <w:r>
              <w:rPr>
                <w:rFonts w:eastAsia="Times New Roman" w:cs="Arial"/>
                <w:szCs w:val="24"/>
                <w:lang w:val="es-ES"/>
              </w:rPr>
              <w:t xml:space="preserve"> ejercer mi derecho de devolución</w:t>
            </w:r>
          </w:p>
        </w:tc>
      </w:tr>
      <w:tr w:rsidR="007A27AE" w:rsidRPr="008202A4" w:rsidTr="0089221D">
        <w:trPr>
          <w:trHeight w:val="1183"/>
        </w:trPr>
        <w:tc>
          <w:tcPr>
            <w:tcW w:w="9212" w:type="dxa"/>
            <w:gridSpan w:val="3"/>
            <w:tcBorders>
              <w:top w:val="single" w:sz="4" w:space="0" w:color="auto"/>
              <w:left w:val="single" w:sz="4" w:space="0" w:color="auto"/>
              <w:bottom w:val="single" w:sz="4" w:space="0" w:color="auto"/>
              <w:right w:val="single" w:sz="4" w:space="0" w:color="auto"/>
            </w:tcBorders>
          </w:tcPr>
          <w:p w:rsidR="007A27AE" w:rsidRPr="00191070" w:rsidRDefault="007A27AE" w:rsidP="00B55342">
            <w:pPr>
              <w:pStyle w:val="Textoindependiente"/>
              <w:spacing w:line="360" w:lineRule="auto"/>
              <w:rPr>
                <w:rFonts w:cs="Arial"/>
                <w:b/>
                <w:lang w:val="es-ES"/>
              </w:rPr>
            </w:pPr>
            <w:r w:rsidRPr="00191070">
              <w:rPr>
                <w:rFonts w:cs="Arial"/>
                <w:b/>
                <w:lang w:val="es-ES"/>
              </w:rPr>
              <w:t>Criterio de aceptación</w:t>
            </w:r>
          </w:p>
          <w:p w:rsidR="007A27AE" w:rsidRDefault="009E3651" w:rsidP="00B55342">
            <w:pPr>
              <w:pStyle w:val="Textoindependiente"/>
              <w:spacing w:line="360" w:lineRule="auto"/>
              <w:rPr>
                <w:rFonts w:eastAsia="Times New Roman" w:cs="Arial"/>
                <w:lang w:val="es-ES"/>
              </w:rPr>
            </w:pPr>
            <w:r>
              <w:rPr>
                <w:rFonts w:eastAsia="Times New Roman" w:cs="Arial"/>
                <w:b/>
                <w:lang w:val="es-ES"/>
              </w:rPr>
              <w:t xml:space="preserve">CA1: </w:t>
            </w:r>
            <w:r w:rsidR="007A27AE" w:rsidRPr="00191070">
              <w:rPr>
                <w:rFonts w:eastAsia="Times New Roman" w:cs="Arial"/>
                <w:lang w:val="es-ES"/>
              </w:rPr>
              <w:t xml:space="preserve">Dado que el pedido fue entregado, cuando el cliente crea una solicitud con motivo válido, entonces el administrador evalúa </w:t>
            </w:r>
            <w:r>
              <w:rPr>
                <w:rFonts w:eastAsia="Times New Roman" w:cs="Arial"/>
                <w:lang w:val="es-ES"/>
              </w:rPr>
              <w:t xml:space="preserve">y si la mercancía </w:t>
            </w:r>
            <w:r w:rsidR="000E2FA3">
              <w:rPr>
                <w:rFonts w:eastAsia="Times New Roman" w:cs="Arial"/>
                <w:lang w:val="es-ES"/>
              </w:rPr>
              <w:t>está</w:t>
            </w:r>
            <w:r>
              <w:rPr>
                <w:rFonts w:eastAsia="Times New Roman" w:cs="Arial"/>
                <w:lang w:val="es-ES"/>
              </w:rPr>
              <w:t xml:space="preserve"> en buen estado actualiza el stock.</w:t>
            </w:r>
          </w:p>
          <w:p w:rsidR="009E3651" w:rsidRPr="009E3651" w:rsidRDefault="009E3651" w:rsidP="00B55342">
            <w:pPr>
              <w:pStyle w:val="Textoindependiente"/>
              <w:spacing w:line="360" w:lineRule="auto"/>
              <w:rPr>
                <w:rFonts w:cs="Arial"/>
                <w:lang w:val="es-ES"/>
              </w:rPr>
            </w:pPr>
            <w:r>
              <w:rPr>
                <w:rFonts w:eastAsia="Times New Roman" w:cs="Arial"/>
                <w:b/>
                <w:lang w:val="es-ES"/>
              </w:rPr>
              <w:t xml:space="preserve">CA2: </w:t>
            </w:r>
            <w:r w:rsidRPr="00191070">
              <w:rPr>
                <w:rFonts w:eastAsia="Times New Roman" w:cs="Arial"/>
                <w:lang w:val="es-ES"/>
              </w:rPr>
              <w:t xml:space="preserve">Dado que el pedido fue entregado, cuando el cliente crea una solicitud con motivo válido, entonces el administrador evalúa </w:t>
            </w:r>
            <w:r>
              <w:rPr>
                <w:rFonts w:eastAsia="Times New Roman" w:cs="Arial"/>
                <w:lang w:val="es-ES"/>
              </w:rPr>
              <w:t xml:space="preserve">y si la mercancía </w:t>
            </w:r>
            <w:r w:rsidR="000E2FA3">
              <w:rPr>
                <w:rFonts w:eastAsia="Times New Roman" w:cs="Arial"/>
                <w:lang w:val="es-ES"/>
              </w:rPr>
              <w:t>está</w:t>
            </w:r>
            <w:r>
              <w:rPr>
                <w:rFonts w:eastAsia="Times New Roman" w:cs="Arial"/>
                <w:lang w:val="es-ES"/>
              </w:rPr>
              <w:t xml:space="preserve"> en mal estado entonces acepta la devolución y registra su motivo.</w:t>
            </w:r>
          </w:p>
        </w:tc>
      </w:tr>
    </w:tbl>
    <w:p w:rsidR="007A27AE" w:rsidRPr="00191070" w:rsidRDefault="007A27AE" w:rsidP="00B55342">
      <w:pPr>
        <w:spacing w:line="360" w:lineRule="auto"/>
        <w:ind w:firstLineChars="50" w:firstLine="120"/>
        <w:jc w:val="both"/>
        <w:rPr>
          <w:rFonts w:cs="Arial"/>
          <w:b/>
          <w:bCs/>
          <w:szCs w:val="24"/>
          <w:lang w:val="es-ES"/>
        </w:rPr>
      </w:pPr>
    </w:p>
    <w:tbl>
      <w:tblPr>
        <w:tblStyle w:val="Tablaconcuadrcula"/>
        <w:tblW w:w="9212" w:type="dxa"/>
        <w:tblLook w:val="04A0" w:firstRow="1" w:lastRow="0" w:firstColumn="1" w:lastColumn="0" w:noHBand="0" w:noVBand="1"/>
      </w:tblPr>
      <w:tblGrid>
        <w:gridCol w:w="2361"/>
        <w:gridCol w:w="3425"/>
        <w:gridCol w:w="3426"/>
      </w:tblGrid>
      <w:tr w:rsidR="007A27AE" w:rsidRPr="00191070" w:rsidTr="0089221D">
        <w:trPr>
          <w:trHeight w:val="930"/>
        </w:trPr>
        <w:tc>
          <w:tcPr>
            <w:tcW w:w="2361" w:type="dxa"/>
            <w:tcBorders>
              <w:top w:val="single" w:sz="4" w:space="0" w:color="auto"/>
              <w:left w:val="single" w:sz="4" w:space="0" w:color="auto"/>
              <w:bottom w:val="single" w:sz="4" w:space="0" w:color="auto"/>
              <w:right w:val="single" w:sz="4" w:space="0" w:color="auto"/>
            </w:tcBorders>
            <w:hideMark/>
          </w:tcPr>
          <w:p w:rsidR="007A27AE" w:rsidRPr="00191070" w:rsidRDefault="007A27AE" w:rsidP="00B55342">
            <w:pPr>
              <w:pStyle w:val="Textoindependiente"/>
              <w:spacing w:line="360" w:lineRule="auto"/>
              <w:rPr>
                <w:rFonts w:cs="Arial"/>
                <w:b/>
                <w:lang w:val="es-ES"/>
              </w:rPr>
            </w:pPr>
            <w:r w:rsidRPr="00191070">
              <w:rPr>
                <w:rFonts w:cs="Arial"/>
                <w:b/>
                <w:lang w:val="es-ES"/>
              </w:rPr>
              <w:t>Nombre</w:t>
            </w:r>
          </w:p>
          <w:p w:rsidR="007A27AE" w:rsidRPr="00191070" w:rsidRDefault="00D04FEB" w:rsidP="00B55342">
            <w:pPr>
              <w:pStyle w:val="Textoindependiente"/>
              <w:spacing w:line="360" w:lineRule="auto"/>
              <w:rPr>
                <w:rFonts w:cs="Arial"/>
                <w:b/>
                <w:lang w:val="es-ES"/>
              </w:rPr>
            </w:pPr>
            <w:r>
              <w:rPr>
                <w:rFonts w:eastAsia="Times New Roman" w:cs="Arial"/>
                <w:b/>
                <w:lang w:val="es-ES"/>
              </w:rPr>
              <w:t>HUO-7</w:t>
            </w:r>
            <w:r w:rsidR="0079211A">
              <w:rPr>
                <w:rFonts w:eastAsia="Times New Roman" w:cs="Arial"/>
                <w:lang w:val="es-ES"/>
              </w:rPr>
              <w:t xml:space="preserve"> </w:t>
            </w:r>
            <w:r w:rsidR="007A27AE" w:rsidRPr="00191070">
              <w:rPr>
                <w:rFonts w:eastAsia="Times New Roman" w:cs="Arial"/>
                <w:lang w:val="es-ES"/>
              </w:rPr>
              <w:t>Actualización y control de inventario</w:t>
            </w:r>
          </w:p>
        </w:tc>
        <w:tc>
          <w:tcPr>
            <w:tcW w:w="3425" w:type="dxa"/>
            <w:tcBorders>
              <w:top w:val="single" w:sz="4" w:space="0" w:color="auto"/>
              <w:left w:val="single" w:sz="4" w:space="0" w:color="auto"/>
              <w:bottom w:val="single" w:sz="4" w:space="0" w:color="auto"/>
              <w:right w:val="single" w:sz="4" w:space="0" w:color="auto"/>
            </w:tcBorders>
            <w:hideMark/>
          </w:tcPr>
          <w:p w:rsidR="007A27AE" w:rsidRPr="00191070" w:rsidRDefault="007A27AE" w:rsidP="00B55342">
            <w:pPr>
              <w:pStyle w:val="Textoindependiente"/>
              <w:spacing w:line="360" w:lineRule="auto"/>
              <w:rPr>
                <w:rFonts w:cs="Arial"/>
                <w:b/>
              </w:rPr>
            </w:pPr>
            <w:r w:rsidRPr="00191070">
              <w:rPr>
                <w:rFonts w:cs="Arial"/>
                <w:b/>
              </w:rPr>
              <w:t>Prioridad</w:t>
            </w:r>
          </w:p>
          <w:p w:rsidR="007A27AE" w:rsidRPr="00191070" w:rsidRDefault="007A27AE" w:rsidP="00B55342">
            <w:pPr>
              <w:pStyle w:val="Textoindependiente"/>
              <w:spacing w:line="360" w:lineRule="auto"/>
              <w:rPr>
                <w:rFonts w:cs="Arial"/>
                <w:b/>
              </w:rPr>
            </w:pPr>
            <w:r w:rsidRPr="00191070">
              <w:rPr>
                <w:rFonts w:eastAsia="Times New Roman" w:cs="Arial"/>
              </w:rPr>
              <w:t>Alta</w:t>
            </w:r>
          </w:p>
        </w:tc>
        <w:tc>
          <w:tcPr>
            <w:tcW w:w="3425" w:type="dxa"/>
            <w:tcBorders>
              <w:top w:val="single" w:sz="4" w:space="0" w:color="auto"/>
              <w:left w:val="single" w:sz="4" w:space="0" w:color="auto"/>
              <w:bottom w:val="single" w:sz="4" w:space="0" w:color="auto"/>
              <w:right w:val="single" w:sz="4" w:space="0" w:color="auto"/>
            </w:tcBorders>
            <w:hideMark/>
          </w:tcPr>
          <w:p w:rsidR="007A27AE" w:rsidRPr="00191070" w:rsidRDefault="007A27AE" w:rsidP="00B55342">
            <w:pPr>
              <w:pStyle w:val="Textoindependiente"/>
              <w:spacing w:line="360" w:lineRule="auto"/>
              <w:rPr>
                <w:rFonts w:cs="Arial"/>
                <w:b/>
              </w:rPr>
            </w:pPr>
            <w:r w:rsidRPr="00191070">
              <w:rPr>
                <w:rFonts w:cs="Arial"/>
                <w:b/>
              </w:rPr>
              <w:t>Tiempo estimado</w:t>
            </w:r>
          </w:p>
          <w:p w:rsidR="007A27AE" w:rsidRPr="00191070" w:rsidRDefault="008A1A8B" w:rsidP="00B55342">
            <w:pPr>
              <w:pStyle w:val="Textoindependiente"/>
              <w:spacing w:line="360" w:lineRule="auto"/>
              <w:rPr>
                <w:rFonts w:cs="Arial"/>
                <w:b/>
                <w:lang w:val="es-US"/>
              </w:rPr>
            </w:pPr>
            <w:r w:rsidRPr="00191070">
              <w:rPr>
                <w:rFonts w:eastAsia="Times New Roman" w:cs="Arial"/>
              </w:rPr>
              <w:t>8</w:t>
            </w:r>
          </w:p>
        </w:tc>
      </w:tr>
      <w:tr w:rsidR="007A27AE" w:rsidRPr="00FB6A08" w:rsidTr="0089221D">
        <w:trPr>
          <w:trHeight w:val="954"/>
        </w:trPr>
        <w:tc>
          <w:tcPr>
            <w:tcW w:w="9212" w:type="dxa"/>
            <w:gridSpan w:val="3"/>
            <w:tcBorders>
              <w:top w:val="single" w:sz="4" w:space="0" w:color="auto"/>
              <w:left w:val="single" w:sz="4" w:space="0" w:color="auto"/>
              <w:bottom w:val="single" w:sz="4" w:space="0" w:color="auto"/>
              <w:right w:val="single" w:sz="4" w:space="0" w:color="auto"/>
            </w:tcBorders>
            <w:hideMark/>
          </w:tcPr>
          <w:p w:rsidR="007A27AE" w:rsidRPr="00191070" w:rsidRDefault="007A27AE" w:rsidP="00B55342">
            <w:pPr>
              <w:pStyle w:val="Textoindependiente"/>
              <w:tabs>
                <w:tab w:val="left" w:pos="2700"/>
              </w:tabs>
              <w:spacing w:line="360" w:lineRule="auto"/>
              <w:rPr>
                <w:rFonts w:cs="Arial"/>
                <w:b/>
                <w:lang w:val="es-ES"/>
              </w:rPr>
            </w:pPr>
            <w:r w:rsidRPr="00191070">
              <w:rPr>
                <w:rFonts w:cs="Arial"/>
                <w:b/>
                <w:lang w:val="es-ES"/>
              </w:rPr>
              <w:lastRenderedPageBreak/>
              <w:t>Historia de Usuario</w:t>
            </w:r>
            <w:r w:rsidRPr="00191070">
              <w:rPr>
                <w:rFonts w:cs="Arial"/>
                <w:b/>
                <w:lang w:val="es-ES"/>
              </w:rPr>
              <w:tab/>
            </w:r>
          </w:p>
          <w:p w:rsidR="00004A79" w:rsidRPr="00004A79" w:rsidRDefault="007A27AE" w:rsidP="00B55342">
            <w:pPr>
              <w:spacing w:line="360" w:lineRule="auto"/>
              <w:rPr>
                <w:rFonts w:eastAsia="Times New Roman" w:cs="Arial"/>
                <w:szCs w:val="24"/>
                <w:lang w:val="es-ES"/>
              </w:rPr>
            </w:pPr>
            <w:r w:rsidRPr="00004A79">
              <w:rPr>
                <w:rFonts w:eastAsia="Times New Roman" w:cs="Arial"/>
                <w:b/>
                <w:szCs w:val="24"/>
                <w:lang w:val="es-ES"/>
              </w:rPr>
              <w:t>Como</w:t>
            </w:r>
            <w:r w:rsidRPr="00004A79">
              <w:rPr>
                <w:rFonts w:eastAsia="Times New Roman" w:cs="Arial"/>
                <w:szCs w:val="24"/>
                <w:lang w:val="es-ES"/>
              </w:rPr>
              <w:t xml:space="preserve"> </w:t>
            </w:r>
            <w:r w:rsidRPr="00004A79">
              <w:rPr>
                <w:rFonts w:eastAsia="Times New Roman" w:cs="Arial"/>
                <w:bCs/>
                <w:szCs w:val="24"/>
                <w:lang w:val="es-ES"/>
              </w:rPr>
              <w:t>encargado de almacén</w:t>
            </w:r>
            <w:r w:rsidR="00004A79" w:rsidRPr="00004A79">
              <w:rPr>
                <w:rFonts w:eastAsia="Times New Roman" w:cs="Arial"/>
                <w:szCs w:val="24"/>
                <w:lang w:val="es-ES"/>
              </w:rPr>
              <w:t>.</w:t>
            </w:r>
          </w:p>
          <w:p w:rsidR="007A27AE" w:rsidRPr="00004A79" w:rsidRDefault="00004A79" w:rsidP="00B55342">
            <w:pPr>
              <w:spacing w:line="360" w:lineRule="auto"/>
              <w:rPr>
                <w:rFonts w:eastAsia="Times New Roman" w:cs="Arial"/>
                <w:szCs w:val="24"/>
                <w:lang w:val="es-ES"/>
              </w:rPr>
            </w:pPr>
            <w:r>
              <w:rPr>
                <w:rFonts w:eastAsia="Times New Roman" w:cs="Arial"/>
                <w:b/>
                <w:szCs w:val="24"/>
                <w:lang w:val="es-ES"/>
              </w:rPr>
              <w:t>Q</w:t>
            </w:r>
            <w:r w:rsidR="007A27AE" w:rsidRPr="00004A79">
              <w:rPr>
                <w:rFonts w:eastAsia="Times New Roman" w:cs="Arial"/>
                <w:b/>
                <w:szCs w:val="24"/>
                <w:lang w:val="es-ES"/>
              </w:rPr>
              <w:t>uiero</w:t>
            </w:r>
            <w:r w:rsidR="007A27AE" w:rsidRPr="00004A79">
              <w:rPr>
                <w:rFonts w:eastAsia="Times New Roman" w:cs="Arial"/>
                <w:szCs w:val="24"/>
                <w:lang w:val="es-ES"/>
              </w:rPr>
              <w:t xml:space="preserve"> </w:t>
            </w:r>
            <w:r w:rsidR="007A27AE" w:rsidRPr="00004A79">
              <w:rPr>
                <w:rFonts w:eastAsia="Times New Roman" w:cs="Arial"/>
                <w:bCs/>
                <w:szCs w:val="24"/>
                <w:lang w:val="es-ES"/>
              </w:rPr>
              <w:t>mantener el inventario actualizado por ventas, devoluciones o ajustes manuales</w:t>
            </w:r>
            <w:r>
              <w:rPr>
                <w:rFonts w:eastAsia="Times New Roman" w:cs="Arial"/>
                <w:szCs w:val="24"/>
                <w:lang w:val="es-ES"/>
              </w:rPr>
              <w:t>.</w:t>
            </w:r>
            <w:r>
              <w:rPr>
                <w:rFonts w:eastAsia="Times New Roman" w:cs="Arial"/>
                <w:szCs w:val="24"/>
                <w:lang w:val="es-ES"/>
              </w:rPr>
              <w:br/>
            </w:r>
            <w:r>
              <w:rPr>
                <w:rFonts w:eastAsia="Times New Roman" w:cs="Arial"/>
                <w:b/>
                <w:szCs w:val="24"/>
                <w:lang w:val="es-ES"/>
              </w:rPr>
              <w:t>P</w:t>
            </w:r>
            <w:r w:rsidR="007A27AE" w:rsidRPr="00004A79">
              <w:rPr>
                <w:rFonts w:eastAsia="Times New Roman" w:cs="Arial"/>
                <w:b/>
                <w:szCs w:val="24"/>
                <w:lang w:val="es-ES"/>
              </w:rPr>
              <w:t xml:space="preserve">ara </w:t>
            </w:r>
            <w:r w:rsidR="007A27AE" w:rsidRPr="00004A79">
              <w:rPr>
                <w:rFonts w:eastAsia="Times New Roman" w:cs="Arial"/>
                <w:szCs w:val="24"/>
                <w:lang w:val="es-ES"/>
              </w:rPr>
              <w:t>reflejar existencias reales.</w:t>
            </w:r>
          </w:p>
        </w:tc>
      </w:tr>
      <w:tr w:rsidR="007A27AE" w:rsidRPr="008202A4" w:rsidTr="0089221D">
        <w:trPr>
          <w:trHeight w:val="1183"/>
        </w:trPr>
        <w:tc>
          <w:tcPr>
            <w:tcW w:w="9212" w:type="dxa"/>
            <w:gridSpan w:val="3"/>
            <w:tcBorders>
              <w:top w:val="single" w:sz="4" w:space="0" w:color="auto"/>
              <w:left w:val="single" w:sz="4" w:space="0" w:color="auto"/>
              <w:bottom w:val="single" w:sz="4" w:space="0" w:color="auto"/>
              <w:right w:val="single" w:sz="4" w:space="0" w:color="auto"/>
            </w:tcBorders>
          </w:tcPr>
          <w:p w:rsidR="007A27AE" w:rsidRPr="00191070" w:rsidRDefault="007A27AE" w:rsidP="00B55342">
            <w:pPr>
              <w:pStyle w:val="Textoindependiente"/>
              <w:spacing w:line="360" w:lineRule="auto"/>
              <w:rPr>
                <w:rFonts w:cs="Arial"/>
                <w:b/>
                <w:lang w:val="es-ES"/>
              </w:rPr>
            </w:pPr>
            <w:r w:rsidRPr="00191070">
              <w:rPr>
                <w:rFonts w:cs="Arial"/>
                <w:b/>
                <w:lang w:val="es-ES"/>
              </w:rPr>
              <w:t>Criterio de aceptación</w:t>
            </w:r>
          </w:p>
          <w:p w:rsidR="007A27AE" w:rsidRPr="00191070" w:rsidRDefault="00004A79" w:rsidP="00B55342">
            <w:pPr>
              <w:pStyle w:val="Textoindependiente"/>
              <w:spacing w:line="360" w:lineRule="auto"/>
              <w:rPr>
                <w:rFonts w:cs="Arial"/>
                <w:b/>
                <w:lang w:val="es-ES"/>
              </w:rPr>
            </w:pPr>
            <w:r>
              <w:rPr>
                <w:rFonts w:eastAsia="Times New Roman" w:cs="Arial"/>
                <w:b/>
                <w:lang w:val="es-ES"/>
              </w:rPr>
              <w:t xml:space="preserve">CA1: </w:t>
            </w:r>
            <w:r w:rsidR="007A27AE" w:rsidRPr="00191070">
              <w:rPr>
                <w:rFonts w:eastAsia="Times New Roman" w:cs="Arial"/>
                <w:lang w:val="es-ES"/>
              </w:rPr>
              <w:t>Dado que ocurre una venta, devolución o ajuste, cuando se ejecuta la operación, entonces el stock se recalcula y se generan alertas si hay niveles mínimos.</w:t>
            </w:r>
          </w:p>
        </w:tc>
      </w:tr>
    </w:tbl>
    <w:p w:rsidR="007A27AE" w:rsidRPr="00191070" w:rsidRDefault="007A27AE" w:rsidP="00B55342">
      <w:pPr>
        <w:spacing w:line="360" w:lineRule="auto"/>
        <w:ind w:firstLineChars="50" w:firstLine="120"/>
        <w:jc w:val="both"/>
        <w:rPr>
          <w:rFonts w:cs="Arial"/>
          <w:b/>
          <w:bCs/>
          <w:szCs w:val="24"/>
          <w:lang w:val="es-ES"/>
        </w:rPr>
      </w:pPr>
    </w:p>
    <w:tbl>
      <w:tblPr>
        <w:tblStyle w:val="Tablaconcuadrcula"/>
        <w:tblW w:w="9212" w:type="dxa"/>
        <w:tblLook w:val="04A0" w:firstRow="1" w:lastRow="0" w:firstColumn="1" w:lastColumn="0" w:noHBand="0" w:noVBand="1"/>
      </w:tblPr>
      <w:tblGrid>
        <w:gridCol w:w="2361"/>
        <w:gridCol w:w="3425"/>
        <w:gridCol w:w="3426"/>
      </w:tblGrid>
      <w:tr w:rsidR="007A27AE" w:rsidRPr="00191070" w:rsidTr="007A27AE">
        <w:trPr>
          <w:trHeight w:val="930"/>
        </w:trPr>
        <w:tc>
          <w:tcPr>
            <w:tcW w:w="2361" w:type="dxa"/>
            <w:tcBorders>
              <w:top w:val="single" w:sz="4" w:space="0" w:color="auto"/>
              <w:left w:val="single" w:sz="4" w:space="0" w:color="auto"/>
              <w:bottom w:val="single" w:sz="4" w:space="0" w:color="auto"/>
              <w:right w:val="single" w:sz="4" w:space="0" w:color="auto"/>
            </w:tcBorders>
            <w:hideMark/>
          </w:tcPr>
          <w:p w:rsidR="007A27AE" w:rsidRPr="00191070" w:rsidRDefault="007A27AE" w:rsidP="00B55342">
            <w:pPr>
              <w:pStyle w:val="Textoindependiente"/>
              <w:spacing w:line="360" w:lineRule="auto"/>
              <w:rPr>
                <w:rFonts w:cs="Arial"/>
                <w:b/>
                <w:lang w:val="es-ES"/>
              </w:rPr>
            </w:pPr>
            <w:r w:rsidRPr="00191070">
              <w:rPr>
                <w:rFonts w:cs="Arial"/>
                <w:b/>
                <w:lang w:val="es-ES"/>
              </w:rPr>
              <w:t>Nombre</w:t>
            </w:r>
          </w:p>
          <w:p w:rsidR="007A27AE" w:rsidRPr="00191070" w:rsidRDefault="00D04FEB" w:rsidP="00B55342">
            <w:pPr>
              <w:pStyle w:val="Textoindependiente"/>
              <w:spacing w:line="360" w:lineRule="auto"/>
              <w:rPr>
                <w:rFonts w:cs="Arial"/>
                <w:b/>
                <w:lang w:val="es-ES"/>
              </w:rPr>
            </w:pPr>
            <w:r>
              <w:rPr>
                <w:rFonts w:eastAsia="Times New Roman" w:cs="Arial"/>
                <w:b/>
                <w:lang w:val="es-ES"/>
              </w:rPr>
              <w:t>HUO-8</w:t>
            </w:r>
            <w:r w:rsidR="0079211A">
              <w:rPr>
                <w:rFonts w:eastAsia="Times New Roman" w:cs="Arial"/>
                <w:b/>
                <w:lang w:val="es-ES"/>
              </w:rPr>
              <w:t xml:space="preserve"> </w:t>
            </w:r>
            <w:r w:rsidR="007A27AE" w:rsidRPr="00191070">
              <w:rPr>
                <w:rFonts w:eastAsia="Times New Roman" w:cs="Arial"/>
                <w:lang w:val="es-ES"/>
              </w:rPr>
              <w:t>Seguimiento histórico y reportes</w:t>
            </w:r>
          </w:p>
        </w:tc>
        <w:tc>
          <w:tcPr>
            <w:tcW w:w="3425" w:type="dxa"/>
            <w:tcBorders>
              <w:top w:val="single" w:sz="4" w:space="0" w:color="auto"/>
              <w:left w:val="single" w:sz="4" w:space="0" w:color="auto"/>
              <w:bottom w:val="single" w:sz="4" w:space="0" w:color="auto"/>
              <w:right w:val="single" w:sz="4" w:space="0" w:color="auto"/>
            </w:tcBorders>
            <w:hideMark/>
          </w:tcPr>
          <w:p w:rsidR="007A27AE" w:rsidRPr="00191070" w:rsidRDefault="007A27AE" w:rsidP="00B55342">
            <w:pPr>
              <w:pStyle w:val="Textoindependiente"/>
              <w:spacing w:line="360" w:lineRule="auto"/>
              <w:rPr>
                <w:rFonts w:cs="Arial"/>
                <w:b/>
              </w:rPr>
            </w:pPr>
            <w:r w:rsidRPr="00191070">
              <w:rPr>
                <w:rFonts w:cs="Arial"/>
                <w:b/>
              </w:rPr>
              <w:t>Prioridad</w:t>
            </w:r>
          </w:p>
          <w:p w:rsidR="007A27AE" w:rsidRPr="00191070" w:rsidRDefault="007A27AE" w:rsidP="00B55342">
            <w:pPr>
              <w:pStyle w:val="Textoindependiente"/>
              <w:spacing w:line="360" w:lineRule="auto"/>
              <w:rPr>
                <w:rFonts w:cs="Arial"/>
                <w:b/>
              </w:rPr>
            </w:pPr>
            <w:r w:rsidRPr="00191070">
              <w:rPr>
                <w:rFonts w:eastAsia="Times New Roman" w:cs="Arial"/>
              </w:rPr>
              <w:t>Alta</w:t>
            </w:r>
          </w:p>
        </w:tc>
        <w:tc>
          <w:tcPr>
            <w:tcW w:w="3425" w:type="dxa"/>
            <w:tcBorders>
              <w:top w:val="single" w:sz="4" w:space="0" w:color="auto"/>
              <w:left w:val="single" w:sz="4" w:space="0" w:color="auto"/>
              <w:bottom w:val="single" w:sz="4" w:space="0" w:color="auto"/>
              <w:right w:val="single" w:sz="4" w:space="0" w:color="auto"/>
            </w:tcBorders>
            <w:hideMark/>
          </w:tcPr>
          <w:p w:rsidR="007A27AE" w:rsidRPr="00191070" w:rsidRDefault="007A27AE" w:rsidP="00B55342">
            <w:pPr>
              <w:pStyle w:val="Textoindependiente"/>
              <w:spacing w:line="360" w:lineRule="auto"/>
              <w:rPr>
                <w:rFonts w:cs="Arial"/>
                <w:b/>
              </w:rPr>
            </w:pPr>
            <w:r w:rsidRPr="00191070">
              <w:rPr>
                <w:rFonts w:cs="Arial"/>
                <w:b/>
              </w:rPr>
              <w:t>Tiempo estimado</w:t>
            </w:r>
          </w:p>
          <w:p w:rsidR="007A27AE" w:rsidRPr="00191070" w:rsidRDefault="008A1A8B" w:rsidP="00B55342">
            <w:pPr>
              <w:pStyle w:val="Textoindependiente"/>
              <w:spacing w:line="360" w:lineRule="auto"/>
              <w:rPr>
                <w:rFonts w:cs="Arial"/>
                <w:b/>
                <w:lang w:val="es-US"/>
              </w:rPr>
            </w:pPr>
            <w:r w:rsidRPr="00191070">
              <w:rPr>
                <w:rFonts w:eastAsia="Times New Roman" w:cs="Arial"/>
              </w:rPr>
              <w:t>12</w:t>
            </w:r>
          </w:p>
        </w:tc>
      </w:tr>
      <w:tr w:rsidR="007A27AE" w:rsidRPr="008202A4" w:rsidTr="007A27AE">
        <w:trPr>
          <w:trHeight w:val="954"/>
        </w:trPr>
        <w:tc>
          <w:tcPr>
            <w:tcW w:w="9212" w:type="dxa"/>
            <w:gridSpan w:val="3"/>
            <w:tcBorders>
              <w:top w:val="single" w:sz="4" w:space="0" w:color="auto"/>
              <w:left w:val="single" w:sz="4" w:space="0" w:color="auto"/>
              <w:bottom w:val="single" w:sz="4" w:space="0" w:color="auto"/>
              <w:right w:val="single" w:sz="4" w:space="0" w:color="auto"/>
            </w:tcBorders>
            <w:hideMark/>
          </w:tcPr>
          <w:p w:rsidR="007A27AE" w:rsidRPr="00004A79" w:rsidRDefault="007A27AE" w:rsidP="00B55342">
            <w:pPr>
              <w:pStyle w:val="Textoindependiente"/>
              <w:tabs>
                <w:tab w:val="left" w:pos="2700"/>
              </w:tabs>
              <w:spacing w:line="360" w:lineRule="auto"/>
              <w:rPr>
                <w:rFonts w:cs="Arial"/>
                <w:b/>
                <w:lang w:val="es-ES"/>
              </w:rPr>
            </w:pPr>
            <w:r w:rsidRPr="00004A79">
              <w:rPr>
                <w:rFonts w:cs="Arial"/>
                <w:b/>
                <w:lang w:val="es-ES"/>
              </w:rPr>
              <w:t>Historia de Usuario</w:t>
            </w:r>
            <w:r w:rsidRPr="00004A79">
              <w:rPr>
                <w:rFonts w:cs="Arial"/>
                <w:b/>
                <w:lang w:val="es-ES"/>
              </w:rPr>
              <w:tab/>
            </w:r>
          </w:p>
          <w:p w:rsidR="00004A79" w:rsidRDefault="007A27AE" w:rsidP="00B55342">
            <w:pPr>
              <w:spacing w:line="360" w:lineRule="auto"/>
              <w:rPr>
                <w:rFonts w:eastAsia="Times New Roman" w:cs="Arial"/>
                <w:szCs w:val="24"/>
                <w:lang w:val="es-ES"/>
              </w:rPr>
            </w:pPr>
            <w:r w:rsidRPr="00004A79">
              <w:rPr>
                <w:rFonts w:eastAsia="Times New Roman" w:cs="Arial"/>
                <w:b/>
                <w:szCs w:val="24"/>
                <w:lang w:val="es-ES"/>
              </w:rPr>
              <w:t>Como</w:t>
            </w:r>
            <w:r w:rsidRPr="00004A79">
              <w:rPr>
                <w:rFonts w:eastAsia="Times New Roman" w:cs="Arial"/>
                <w:szCs w:val="24"/>
                <w:lang w:val="es-ES"/>
              </w:rPr>
              <w:t xml:space="preserve"> </w:t>
            </w:r>
            <w:r w:rsidRPr="00004A79">
              <w:rPr>
                <w:rFonts w:eastAsia="Times New Roman" w:cs="Arial"/>
                <w:bCs/>
                <w:szCs w:val="24"/>
                <w:lang w:val="es-ES"/>
              </w:rPr>
              <w:t>administrador</w:t>
            </w:r>
            <w:r w:rsidR="00004A79">
              <w:rPr>
                <w:rFonts w:eastAsia="Times New Roman" w:cs="Arial"/>
                <w:szCs w:val="24"/>
                <w:lang w:val="es-ES"/>
              </w:rPr>
              <w:t>.</w:t>
            </w:r>
          </w:p>
          <w:p w:rsidR="00004A79" w:rsidRDefault="00004A79" w:rsidP="00B55342">
            <w:pPr>
              <w:spacing w:line="360" w:lineRule="auto"/>
              <w:rPr>
                <w:rFonts w:eastAsia="Times New Roman" w:cs="Arial"/>
                <w:szCs w:val="24"/>
                <w:lang w:val="es-ES"/>
              </w:rPr>
            </w:pPr>
            <w:r>
              <w:rPr>
                <w:rFonts w:eastAsia="Times New Roman" w:cs="Arial"/>
                <w:b/>
                <w:szCs w:val="24"/>
                <w:lang w:val="es-ES"/>
              </w:rPr>
              <w:t>Q</w:t>
            </w:r>
            <w:r w:rsidR="007A27AE" w:rsidRPr="00004A79">
              <w:rPr>
                <w:rFonts w:eastAsia="Times New Roman" w:cs="Arial"/>
                <w:b/>
                <w:szCs w:val="24"/>
                <w:lang w:val="es-ES"/>
              </w:rPr>
              <w:t>uiero</w:t>
            </w:r>
            <w:r w:rsidR="007A27AE" w:rsidRPr="00004A79">
              <w:rPr>
                <w:rFonts w:eastAsia="Times New Roman" w:cs="Arial"/>
                <w:szCs w:val="24"/>
                <w:lang w:val="es-ES"/>
              </w:rPr>
              <w:t xml:space="preserve"> </w:t>
            </w:r>
            <w:r w:rsidR="007A27AE" w:rsidRPr="00004A79">
              <w:rPr>
                <w:rFonts w:eastAsia="Times New Roman" w:cs="Arial"/>
                <w:bCs/>
                <w:szCs w:val="24"/>
                <w:lang w:val="es-ES"/>
              </w:rPr>
              <w:t>consultar el historial de transacciones y generar reportes de ventas o pedidos</w:t>
            </w:r>
            <w:r>
              <w:rPr>
                <w:rFonts w:eastAsia="Times New Roman" w:cs="Arial"/>
                <w:szCs w:val="24"/>
                <w:lang w:val="es-ES"/>
              </w:rPr>
              <w:t>.</w:t>
            </w:r>
            <w:r w:rsidR="007A27AE" w:rsidRPr="00004A79">
              <w:rPr>
                <w:rFonts w:eastAsia="Times New Roman" w:cs="Arial"/>
                <w:szCs w:val="24"/>
                <w:lang w:val="es-ES"/>
              </w:rPr>
              <w:t xml:space="preserve"> </w:t>
            </w:r>
          </w:p>
          <w:p w:rsidR="007A27AE" w:rsidRPr="00004A79" w:rsidRDefault="00004A79" w:rsidP="00B55342">
            <w:pPr>
              <w:spacing w:line="360" w:lineRule="auto"/>
              <w:rPr>
                <w:rFonts w:cs="Arial"/>
                <w:szCs w:val="24"/>
                <w:lang w:val="es-ES"/>
              </w:rPr>
            </w:pPr>
            <w:r>
              <w:rPr>
                <w:rFonts w:eastAsia="Times New Roman" w:cs="Arial"/>
                <w:b/>
                <w:szCs w:val="24"/>
                <w:lang w:val="es-ES"/>
              </w:rPr>
              <w:t>P</w:t>
            </w:r>
            <w:r w:rsidR="007A27AE" w:rsidRPr="00004A79">
              <w:rPr>
                <w:rFonts w:eastAsia="Times New Roman" w:cs="Arial"/>
                <w:b/>
                <w:szCs w:val="24"/>
                <w:lang w:val="es-ES"/>
              </w:rPr>
              <w:t>ara</w:t>
            </w:r>
            <w:r w:rsidR="007A27AE" w:rsidRPr="00004A79">
              <w:rPr>
                <w:rFonts w:eastAsia="Times New Roman" w:cs="Arial"/>
                <w:szCs w:val="24"/>
                <w:lang w:val="es-ES"/>
              </w:rPr>
              <w:t xml:space="preserve"> analizar el desempeño del negocio.</w:t>
            </w:r>
          </w:p>
        </w:tc>
      </w:tr>
      <w:tr w:rsidR="007A27AE" w:rsidRPr="008202A4" w:rsidTr="007A27AE">
        <w:trPr>
          <w:trHeight w:val="1183"/>
        </w:trPr>
        <w:tc>
          <w:tcPr>
            <w:tcW w:w="9212" w:type="dxa"/>
            <w:gridSpan w:val="3"/>
            <w:tcBorders>
              <w:top w:val="single" w:sz="4" w:space="0" w:color="auto"/>
              <w:left w:val="single" w:sz="4" w:space="0" w:color="auto"/>
              <w:bottom w:val="single" w:sz="4" w:space="0" w:color="auto"/>
              <w:right w:val="single" w:sz="4" w:space="0" w:color="auto"/>
            </w:tcBorders>
            <w:hideMark/>
          </w:tcPr>
          <w:p w:rsidR="007A27AE" w:rsidRPr="00191070" w:rsidRDefault="007A27AE" w:rsidP="00B55342">
            <w:pPr>
              <w:pStyle w:val="Textoindependiente"/>
              <w:spacing w:line="360" w:lineRule="auto"/>
              <w:rPr>
                <w:rFonts w:cs="Arial"/>
                <w:b/>
                <w:lang w:val="es-ES"/>
              </w:rPr>
            </w:pPr>
            <w:r w:rsidRPr="00191070">
              <w:rPr>
                <w:rFonts w:cs="Arial"/>
                <w:b/>
                <w:lang w:val="es-ES"/>
              </w:rPr>
              <w:t>Criterio de aceptación</w:t>
            </w:r>
          </w:p>
          <w:p w:rsidR="007A27AE" w:rsidRDefault="00004A79" w:rsidP="00B55342">
            <w:pPr>
              <w:pStyle w:val="Textoindependiente"/>
              <w:spacing w:line="360" w:lineRule="auto"/>
              <w:rPr>
                <w:rFonts w:eastAsia="Times New Roman" w:cs="Arial"/>
                <w:lang w:val="es-ES"/>
              </w:rPr>
            </w:pPr>
            <w:r>
              <w:rPr>
                <w:rFonts w:eastAsia="Times New Roman" w:cs="Arial"/>
                <w:b/>
                <w:lang w:val="es-ES"/>
              </w:rPr>
              <w:t xml:space="preserve">CA1: </w:t>
            </w:r>
            <w:r w:rsidR="007A27AE" w:rsidRPr="00191070">
              <w:rPr>
                <w:rFonts w:eastAsia="Times New Roman" w:cs="Arial"/>
                <w:lang w:val="es-ES"/>
              </w:rPr>
              <w:t>Dado que selecciono un rango de fechas, cuando genero un reporte, entonces se muestran los datos resumidos y exportables.</w:t>
            </w:r>
          </w:p>
          <w:p w:rsidR="00004A79" w:rsidRPr="00004A79" w:rsidRDefault="00004A79" w:rsidP="00B55342">
            <w:pPr>
              <w:pStyle w:val="Textoindependiente"/>
              <w:spacing w:line="360" w:lineRule="auto"/>
              <w:rPr>
                <w:rFonts w:cs="Arial"/>
                <w:lang w:val="es-ES"/>
              </w:rPr>
            </w:pPr>
            <w:r>
              <w:rPr>
                <w:rFonts w:eastAsia="Times New Roman" w:cs="Arial"/>
                <w:b/>
                <w:lang w:val="es-ES"/>
              </w:rPr>
              <w:t>CA2:</w:t>
            </w:r>
            <w:r>
              <w:rPr>
                <w:rFonts w:eastAsia="Times New Roman" w:cs="Arial"/>
                <w:lang w:val="es-ES"/>
              </w:rPr>
              <w:t xml:space="preserve"> Dado que selecciono un usuario trabajador siendo yo el administrador, se </w:t>
            </w:r>
            <w:r>
              <w:rPr>
                <w:rFonts w:eastAsia="Times New Roman" w:cs="Arial"/>
                <w:lang w:val="es-ES"/>
              </w:rPr>
              <w:lastRenderedPageBreak/>
              <w:t>muestra un reporte de datos de todas las acciones del mismo.</w:t>
            </w:r>
          </w:p>
        </w:tc>
      </w:tr>
    </w:tbl>
    <w:p w:rsidR="007A27AE" w:rsidRPr="00191070" w:rsidRDefault="007A27AE" w:rsidP="00B55342">
      <w:pPr>
        <w:spacing w:line="360" w:lineRule="auto"/>
        <w:ind w:firstLineChars="50" w:firstLine="120"/>
        <w:jc w:val="both"/>
        <w:rPr>
          <w:rFonts w:cs="Arial"/>
          <w:b/>
          <w:bCs/>
          <w:szCs w:val="24"/>
          <w:lang w:val="es-ES"/>
        </w:rPr>
      </w:pPr>
    </w:p>
    <w:tbl>
      <w:tblPr>
        <w:tblStyle w:val="Tablaconcuadrcula"/>
        <w:tblW w:w="9212" w:type="dxa"/>
        <w:tblLook w:val="04A0" w:firstRow="1" w:lastRow="0" w:firstColumn="1" w:lastColumn="0" w:noHBand="0" w:noVBand="1"/>
      </w:tblPr>
      <w:tblGrid>
        <w:gridCol w:w="2361"/>
        <w:gridCol w:w="3425"/>
        <w:gridCol w:w="3426"/>
      </w:tblGrid>
      <w:tr w:rsidR="007A27AE" w:rsidRPr="00191070" w:rsidTr="0089221D">
        <w:trPr>
          <w:trHeight w:val="930"/>
        </w:trPr>
        <w:tc>
          <w:tcPr>
            <w:tcW w:w="2361" w:type="dxa"/>
          </w:tcPr>
          <w:p w:rsidR="007A27AE" w:rsidRPr="00191070" w:rsidRDefault="007A27AE" w:rsidP="00B55342">
            <w:pPr>
              <w:pStyle w:val="Textoindependiente"/>
              <w:spacing w:line="360" w:lineRule="auto"/>
              <w:rPr>
                <w:rFonts w:cs="Arial"/>
                <w:b/>
                <w:lang w:val="es-ES"/>
              </w:rPr>
            </w:pPr>
            <w:r w:rsidRPr="00191070">
              <w:rPr>
                <w:rFonts w:cs="Arial"/>
                <w:b/>
                <w:lang w:val="es-ES"/>
              </w:rPr>
              <w:t>Nombre</w:t>
            </w:r>
          </w:p>
          <w:p w:rsidR="007A27AE" w:rsidRPr="00191070" w:rsidRDefault="00D04FEB" w:rsidP="00B55342">
            <w:pPr>
              <w:pStyle w:val="Textoindependiente"/>
              <w:spacing w:line="360" w:lineRule="auto"/>
              <w:rPr>
                <w:rFonts w:cs="Arial"/>
                <w:b/>
                <w:lang w:val="es-ES"/>
              </w:rPr>
            </w:pPr>
            <w:r>
              <w:rPr>
                <w:rFonts w:eastAsia="Times New Roman" w:cs="Arial"/>
                <w:b/>
                <w:lang w:val="es-ES"/>
              </w:rPr>
              <w:t>HUO-9</w:t>
            </w:r>
            <w:r w:rsidR="0079211A">
              <w:rPr>
                <w:rFonts w:eastAsia="Times New Roman" w:cs="Arial"/>
                <w:b/>
                <w:lang w:val="es-ES"/>
              </w:rPr>
              <w:t xml:space="preserve"> </w:t>
            </w:r>
            <w:r w:rsidR="0089221D" w:rsidRPr="00191070">
              <w:rPr>
                <w:rFonts w:eastAsia="Times New Roman" w:cs="Arial"/>
                <w:lang w:val="es-ES"/>
              </w:rPr>
              <w:t xml:space="preserve">Integración </w:t>
            </w:r>
            <w:r w:rsidR="007A27AE" w:rsidRPr="00191070">
              <w:rPr>
                <w:rFonts w:eastAsia="Times New Roman" w:cs="Arial"/>
                <w:lang w:val="es-ES"/>
              </w:rPr>
              <w:t>del sistema</w:t>
            </w:r>
          </w:p>
        </w:tc>
        <w:tc>
          <w:tcPr>
            <w:tcW w:w="3425" w:type="dxa"/>
          </w:tcPr>
          <w:p w:rsidR="007A27AE" w:rsidRPr="00191070" w:rsidRDefault="007A27AE" w:rsidP="00B55342">
            <w:pPr>
              <w:pStyle w:val="Textoindependiente"/>
              <w:spacing w:line="360" w:lineRule="auto"/>
              <w:rPr>
                <w:rFonts w:cs="Arial"/>
                <w:b/>
              </w:rPr>
            </w:pPr>
            <w:r w:rsidRPr="00191070">
              <w:rPr>
                <w:rFonts w:cs="Arial"/>
                <w:b/>
              </w:rPr>
              <w:t>Prioridad</w:t>
            </w:r>
          </w:p>
          <w:p w:rsidR="007A27AE" w:rsidRPr="00191070" w:rsidRDefault="007A27AE" w:rsidP="00B55342">
            <w:pPr>
              <w:pStyle w:val="Textoindependiente"/>
              <w:spacing w:line="360" w:lineRule="auto"/>
              <w:rPr>
                <w:rFonts w:cs="Arial"/>
                <w:b/>
                <w:lang w:val="es-US"/>
              </w:rPr>
            </w:pPr>
            <w:r w:rsidRPr="00191070">
              <w:rPr>
                <w:rFonts w:eastAsia="Times New Roman" w:cs="Arial"/>
              </w:rPr>
              <w:t>Media</w:t>
            </w:r>
          </w:p>
          <w:p w:rsidR="007A27AE" w:rsidRPr="00191070" w:rsidRDefault="007A27AE" w:rsidP="00B55342">
            <w:pPr>
              <w:pStyle w:val="Textoindependiente"/>
              <w:spacing w:line="360" w:lineRule="auto"/>
              <w:rPr>
                <w:rFonts w:cs="Arial"/>
                <w:b/>
              </w:rPr>
            </w:pPr>
          </w:p>
        </w:tc>
        <w:tc>
          <w:tcPr>
            <w:tcW w:w="3425" w:type="dxa"/>
          </w:tcPr>
          <w:p w:rsidR="007A27AE" w:rsidRPr="00191070" w:rsidRDefault="007A27AE" w:rsidP="00B55342">
            <w:pPr>
              <w:pStyle w:val="Textoindependiente"/>
              <w:spacing w:line="360" w:lineRule="auto"/>
              <w:rPr>
                <w:rFonts w:cs="Arial"/>
                <w:b/>
              </w:rPr>
            </w:pPr>
            <w:r w:rsidRPr="00191070">
              <w:rPr>
                <w:rFonts w:cs="Arial"/>
                <w:b/>
              </w:rPr>
              <w:t>Tiempo estimado</w:t>
            </w:r>
          </w:p>
          <w:p w:rsidR="007A27AE" w:rsidRPr="00191070" w:rsidRDefault="008A1A8B" w:rsidP="00B55342">
            <w:pPr>
              <w:pStyle w:val="Textoindependiente"/>
              <w:spacing w:line="360" w:lineRule="auto"/>
              <w:rPr>
                <w:rFonts w:cs="Arial"/>
                <w:b/>
                <w:lang w:val="es-US"/>
              </w:rPr>
            </w:pPr>
            <w:r w:rsidRPr="00191070">
              <w:rPr>
                <w:rFonts w:eastAsia="Times New Roman" w:cs="Arial"/>
              </w:rPr>
              <w:t>24</w:t>
            </w:r>
          </w:p>
        </w:tc>
      </w:tr>
      <w:tr w:rsidR="007A27AE" w:rsidRPr="008202A4" w:rsidTr="0089221D">
        <w:trPr>
          <w:trHeight w:val="954"/>
        </w:trPr>
        <w:tc>
          <w:tcPr>
            <w:tcW w:w="9212" w:type="dxa"/>
            <w:gridSpan w:val="3"/>
          </w:tcPr>
          <w:p w:rsidR="007A27AE" w:rsidRPr="00191070" w:rsidRDefault="007A27AE" w:rsidP="00B55342">
            <w:pPr>
              <w:pStyle w:val="Textoindependiente"/>
              <w:tabs>
                <w:tab w:val="left" w:pos="2700"/>
              </w:tabs>
              <w:spacing w:line="360" w:lineRule="auto"/>
              <w:rPr>
                <w:rFonts w:cs="Arial"/>
                <w:b/>
                <w:lang w:val="es-ES"/>
              </w:rPr>
            </w:pPr>
            <w:r w:rsidRPr="00191070">
              <w:rPr>
                <w:rFonts w:cs="Arial"/>
                <w:b/>
                <w:lang w:val="es-ES"/>
              </w:rPr>
              <w:t>Historia de Usuario</w:t>
            </w:r>
            <w:r w:rsidRPr="00191070">
              <w:rPr>
                <w:rFonts w:cs="Arial"/>
                <w:b/>
                <w:lang w:val="es-ES"/>
              </w:rPr>
              <w:tab/>
            </w:r>
          </w:p>
          <w:p w:rsidR="00004A79" w:rsidRPr="00004A79" w:rsidRDefault="007A27AE" w:rsidP="00B55342">
            <w:pPr>
              <w:pStyle w:val="Prrafodelista"/>
              <w:spacing w:line="360" w:lineRule="auto"/>
              <w:rPr>
                <w:rFonts w:eastAsia="Times New Roman" w:cs="Arial"/>
                <w:szCs w:val="24"/>
                <w:lang w:val="es-ES"/>
              </w:rPr>
            </w:pPr>
            <w:r w:rsidRPr="00004A79">
              <w:rPr>
                <w:rFonts w:eastAsia="Times New Roman" w:cs="Arial"/>
                <w:b/>
                <w:szCs w:val="24"/>
                <w:lang w:val="es-ES"/>
              </w:rPr>
              <w:t>Como</w:t>
            </w:r>
            <w:r w:rsidRPr="00004A79">
              <w:rPr>
                <w:rFonts w:eastAsia="Times New Roman" w:cs="Arial"/>
                <w:szCs w:val="24"/>
                <w:lang w:val="es-ES"/>
              </w:rPr>
              <w:t xml:space="preserve"> </w:t>
            </w:r>
            <w:r w:rsidRPr="00004A79">
              <w:rPr>
                <w:rFonts w:eastAsia="Times New Roman" w:cs="Arial"/>
                <w:bCs/>
                <w:szCs w:val="24"/>
                <w:lang w:val="es-ES"/>
              </w:rPr>
              <w:t>administrador</w:t>
            </w:r>
            <w:r w:rsidR="00004A79" w:rsidRPr="00004A79">
              <w:rPr>
                <w:rFonts w:eastAsia="Times New Roman" w:cs="Arial"/>
                <w:szCs w:val="24"/>
                <w:lang w:val="es-ES"/>
              </w:rPr>
              <w:t>.</w:t>
            </w:r>
          </w:p>
          <w:p w:rsidR="00004A79" w:rsidRDefault="00004A79" w:rsidP="00B55342">
            <w:pPr>
              <w:pStyle w:val="Prrafodelista"/>
              <w:spacing w:line="360" w:lineRule="auto"/>
              <w:rPr>
                <w:rFonts w:eastAsia="Times New Roman" w:cs="Arial"/>
                <w:szCs w:val="24"/>
                <w:lang w:val="es-ES"/>
              </w:rPr>
            </w:pPr>
            <w:r>
              <w:rPr>
                <w:rFonts w:eastAsia="Times New Roman" w:cs="Arial"/>
                <w:b/>
                <w:szCs w:val="24"/>
                <w:lang w:val="es-ES"/>
              </w:rPr>
              <w:t>Q</w:t>
            </w:r>
            <w:r w:rsidR="007A27AE" w:rsidRPr="00004A79">
              <w:rPr>
                <w:rFonts w:eastAsia="Times New Roman" w:cs="Arial"/>
                <w:b/>
                <w:szCs w:val="24"/>
                <w:lang w:val="es-ES"/>
              </w:rPr>
              <w:t>uiero</w:t>
            </w:r>
            <w:r w:rsidR="007A27AE" w:rsidRPr="00004A79">
              <w:rPr>
                <w:rFonts w:eastAsia="Times New Roman" w:cs="Arial"/>
                <w:szCs w:val="24"/>
                <w:lang w:val="es-ES"/>
              </w:rPr>
              <w:t xml:space="preserve"> </w:t>
            </w:r>
            <w:r w:rsidR="007A27AE" w:rsidRPr="00004A79">
              <w:rPr>
                <w:rFonts w:eastAsia="Times New Roman" w:cs="Arial"/>
                <w:bCs/>
                <w:szCs w:val="24"/>
                <w:lang w:val="es-ES"/>
              </w:rPr>
              <w:t>importar/exportar datos, realizar copias de seguridad y exponer una API básica</w:t>
            </w:r>
            <w:r>
              <w:rPr>
                <w:rFonts w:eastAsia="Times New Roman" w:cs="Arial"/>
                <w:szCs w:val="24"/>
                <w:lang w:val="es-ES"/>
              </w:rPr>
              <w:t>.</w:t>
            </w:r>
          </w:p>
          <w:p w:rsidR="007A27AE" w:rsidRPr="00191070" w:rsidRDefault="00004A79" w:rsidP="00B55342">
            <w:pPr>
              <w:pStyle w:val="Prrafodelista"/>
              <w:spacing w:line="360" w:lineRule="auto"/>
              <w:rPr>
                <w:rFonts w:cs="Arial"/>
                <w:b/>
                <w:szCs w:val="24"/>
                <w:lang w:val="es-ES"/>
              </w:rPr>
            </w:pPr>
            <w:r w:rsidRPr="00004A79">
              <w:rPr>
                <w:rFonts w:eastAsia="Times New Roman" w:cs="Arial"/>
                <w:b/>
                <w:szCs w:val="24"/>
                <w:lang w:val="es-ES"/>
              </w:rPr>
              <w:t>P</w:t>
            </w:r>
            <w:r w:rsidR="007A27AE" w:rsidRPr="00004A79">
              <w:rPr>
                <w:rFonts w:eastAsia="Times New Roman" w:cs="Arial"/>
                <w:b/>
                <w:szCs w:val="24"/>
                <w:lang w:val="es-ES"/>
              </w:rPr>
              <w:t>ara</w:t>
            </w:r>
            <w:r w:rsidR="007A27AE" w:rsidRPr="00004A79">
              <w:rPr>
                <w:rFonts w:eastAsia="Times New Roman" w:cs="Arial"/>
                <w:szCs w:val="24"/>
                <w:lang w:val="es-ES"/>
              </w:rPr>
              <w:t xml:space="preserve"> facilitar integraciones y recuperación ante fallos.</w:t>
            </w:r>
          </w:p>
        </w:tc>
      </w:tr>
      <w:tr w:rsidR="007A27AE" w:rsidRPr="008202A4" w:rsidTr="0089221D">
        <w:trPr>
          <w:trHeight w:val="1183"/>
        </w:trPr>
        <w:tc>
          <w:tcPr>
            <w:tcW w:w="9212" w:type="dxa"/>
            <w:gridSpan w:val="3"/>
          </w:tcPr>
          <w:p w:rsidR="007A27AE" w:rsidRPr="00191070" w:rsidRDefault="007A27AE" w:rsidP="00B55342">
            <w:pPr>
              <w:pStyle w:val="Textoindependiente"/>
              <w:spacing w:line="360" w:lineRule="auto"/>
              <w:rPr>
                <w:rFonts w:cs="Arial"/>
                <w:b/>
                <w:lang w:val="es-ES"/>
              </w:rPr>
            </w:pPr>
            <w:r w:rsidRPr="00191070">
              <w:rPr>
                <w:rFonts w:cs="Arial"/>
                <w:b/>
                <w:lang w:val="es-ES"/>
              </w:rPr>
              <w:t>Criterio de aceptación</w:t>
            </w:r>
          </w:p>
          <w:p w:rsidR="007A27AE" w:rsidRPr="000D376A" w:rsidRDefault="000D376A" w:rsidP="00B55342">
            <w:pPr>
              <w:spacing w:line="360" w:lineRule="auto"/>
              <w:rPr>
                <w:rFonts w:eastAsia="Times New Roman" w:cs="Arial"/>
                <w:b/>
                <w:szCs w:val="24"/>
                <w:lang w:val="es-ES"/>
              </w:rPr>
            </w:pPr>
            <w:r>
              <w:rPr>
                <w:rFonts w:eastAsia="Times New Roman" w:cs="Arial"/>
                <w:b/>
                <w:szCs w:val="24"/>
                <w:lang w:val="es-ES"/>
              </w:rPr>
              <w:t xml:space="preserve">CA1: </w:t>
            </w:r>
            <w:r w:rsidR="007A27AE" w:rsidRPr="00191070">
              <w:rPr>
                <w:rFonts w:eastAsia="Times New Roman" w:cs="Arial"/>
                <w:szCs w:val="24"/>
                <w:lang w:val="es-ES"/>
              </w:rPr>
              <w:t xml:space="preserve">Dado que ejecuto una operación de mantenimiento, cuando la configuro y confirmo, entonces los datos se procesan correctamente, registrando </w:t>
            </w:r>
            <w:proofErr w:type="spellStart"/>
            <w:r w:rsidR="007A27AE" w:rsidRPr="00191070">
              <w:rPr>
                <w:rFonts w:eastAsia="Times New Roman" w:cs="Arial"/>
                <w:szCs w:val="24"/>
                <w:lang w:val="es-ES"/>
              </w:rPr>
              <w:t>logs</w:t>
            </w:r>
            <w:proofErr w:type="spellEnd"/>
            <w:r w:rsidR="007A27AE" w:rsidRPr="00191070">
              <w:rPr>
                <w:rFonts w:eastAsia="Times New Roman" w:cs="Arial"/>
                <w:szCs w:val="24"/>
                <w:lang w:val="es-ES"/>
              </w:rPr>
              <w:t xml:space="preserve"> y notificaciones.</w:t>
            </w:r>
          </w:p>
          <w:p w:rsidR="007A27AE" w:rsidRPr="00191070" w:rsidRDefault="007A27AE" w:rsidP="00B55342">
            <w:pPr>
              <w:pStyle w:val="Textoindependiente"/>
              <w:spacing w:line="360" w:lineRule="auto"/>
              <w:rPr>
                <w:rFonts w:cs="Arial"/>
                <w:b/>
                <w:lang w:val="es-ES"/>
              </w:rPr>
            </w:pPr>
          </w:p>
          <w:p w:rsidR="007A27AE" w:rsidRPr="00191070" w:rsidRDefault="007A27AE" w:rsidP="00B55342">
            <w:pPr>
              <w:pStyle w:val="Textoindependiente"/>
              <w:spacing w:line="360" w:lineRule="auto"/>
              <w:rPr>
                <w:rFonts w:cs="Arial"/>
                <w:b/>
                <w:bCs/>
                <w:lang w:val="es-US"/>
              </w:rPr>
            </w:pPr>
          </w:p>
          <w:p w:rsidR="007A27AE" w:rsidRPr="00191070" w:rsidRDefault="007A27AE" w:rsidP="00B55342">
            <w:pPr>
              <w:pStyle w:val="Textoindependiente"/>
              <w:spacing w:line="360" w:lineRule="auto"/>
              <w:rPr>
                <w:rFonts w:cs="Arial"/>
                <w:b/>
                <w:lang w:val="es-ES"/>
              </w:rPr>
            </w:pPr>
          </w:p>
          <w:p w:rsidR="007A27AE" w:rsidRPr="00191070" w:rsidRDefault="007A27AE" w:rsidP="00B55342">
            <w:pPr>
              <w:pStyle w:val="Textoindependiente"/>
              <w:spacing w:line="360" w:lineRule="auto"/>
              <w:rPr>
                <w:rFonts w:cs="Arial"/>
                <w:b/>
                <w:lang w:val="es-ES"/>
              </w:rPr>
            </w:pPr>
          </w:p>
        </w:tc>
      </w:tr>
    </w:tbl>
    <w:p w:rsidR="007A27AE" w:rsidRDefault="007A27AE" w:rsidP="00B55342">
      <w:pPr>
        <w:spacing w:line="360" w:lineRule="auto"/>
        <w:ind w:firstLineChars="50" w:firstLine="120"/>
        <w:jc w:val="both"/>
        <w:rPr>
          <w:rFonts w:cs="Arial"/>
          <w:b/>
          <w:bCs/>
          <w:szCs w:val="24"/>
          <w:lang w:val="es-ES"/>
        </w:rPr>
      </w:pPr>
    </w:p>
    <w:tbl>
      <w:tblPr>
        <w:tblStyle w:val="Tablaconcuadrcula"/>
        <w:tblW w:w="9212" w:type="dxa"/>
        <w:tblLook w:val="04A0" w:firstRow="1" w:lastRow="0" w:firstColumn="1" w:lastColumn="0" w:noHBand="0" w:noVBand="1"/>
      </w:tblPr>
      <w:tblGrid>
        <w:gridCol w:w="2361"/>
        <w:gridCol w:w="3425"/>
        <w:gridCol w:w="3426"/>
      </w:tblGrid>
      <w:tr w:rsidR="00F95109" w:rsidRPr="00191070" w:rsidTr="00DD7017">
        <w:trPr>
          <w:trHeight w:val="930"/>
        </w:trPr>
        <w:tc>
          <w:tcPr>
            <w:tcW w:w="2361" w:type="dxa"/>
            <w:tcBorders>
              <w:top w:val="single" w:sz="4" w:space="0" w:color="auto"/>
              <w:left w:val="single" w:sz="4" w:space="0" w:color="auto"/>
              <w:bottom w:val="single" w:sz="4" w:space="0" w:color="auto"/>
              <w:right w:val="single" w:sz="4" w:space="0" w:color="auto"/>
            </w:tcBorders>
            <w:hideMark/>
          </w:tcPr>
          <w:p w:rsidR="00F95109" w:rsidRPr="00191070" w:rsidRDefault="00F95109" w:rsidP="00B55342">
            <w:pPr>
              <w:pStyle w:val="Textoindependiente"/>
              <w:spacing w:line="360" w:lineRule="auto"/>
              <w:rPr>
                <w:rFonts w:cs="Arial"/>
                <w:b/>
                <w:lang w:val="es-ES"/>
              </w:rPr>
            </w:pPr>
            <w:r w:rsidRPr="00191070">
              <w:rPr>
                <w:rFonts w:cs="Arial"/>
                <w:b/>
                <w:lang w:val="es-ES"/>
              </w:rPr>
              <w:lastRenderedPageBreak/>
              <w:t>Nombre</w:t>
            </w:r>
          </w:p>
          <w:p w:rsidR="00F95109" w:rsidRPr="00F95109" w:rsidRDefault="00D04FEB" w:rsidP="00B55342">
            <w:pPr>
              <w:pStyle w:val="Textoindependiente"/>
              <w:spacing w:line="360" w:lineRule="auto"/>
              <w:rPr>
                <w:rFonts w:cs="Arial"/>
                <w:lang w:val="es-ES"/>
              </w:rPr>
            </w:pPr>
            <w:r>
              <w:rPr>
                <w:rFonts w:eastAsia="Times New Roman" w:cs="Arial"/>
                <w:b/>
                <w:lang w:val="es-ES"/>
              </w:rPr>
              <w:t>HUO-10</w:t>
            </w:r>
            <w:r w:rsidR="00F95109">
              <w:rPr>
                <w:rFonts w:eastAsia="Times New Roman" w:cs="Arial"/>
                <w:b/>
                <w:lang w:val="es-ES"/>
              </w:rPr>
              <w:t xml:space="preserve"> </w:t>
            </w:r>
            <w:r w:rsidR="00CE7D0A">
              <w:rPr>
                <w:rFonts w:eastAsia="Times New Roman" w:cs="Arial"/>
                <w:lang w:val="es-ES"/>
              </w:rPr>
              <w:t>L</w:t>
            </w:r>
            <w:r w:rsidR="00F95109">
              <w:rPr>
                <w:rFonts w:eastAsia="Times New Roman" w:cs="Arial"/>
                <w:lang w:val="es-ES"/>
              </w:rPr>
              <w:t>istar clientes</w:t>
            </w:r>
          </w:p>
        </w:tc>
        <w:tc>
          <w:tcPr>
            <w:tcW w:w="3425" w:type="dxa"/>
            <w:tcBorders>
              <w:top w:val="single" w:sz="4" w:space="0" w:color="auto"/>
              <w:left w:val="single" w:sz="4" w:space="0" w:color="auto"/>
              <w:bottom w:val="single" w:sz="4" w:space="0" w:color="auto"/>
              <w:right w:val="single" w:sz="4" w:space="0" w:color="auto"/>
            </w:tcBorders>
            <w:hideMark/>
          </w:tcPr>
          <w:p w:rsidR="00F95109" w:rsidRPr="00191070" w:rsidRDefault="00F95109" w:rsidP="00B55342">
            <w:pPr>
              <w:pStyle w:val="Textoindependiente"/>
              <w:spacing w:line="360" w:lineRule="auto"/>
              <w:rPr>
                <w:rFonts w:cs="Arial"/>
                <w:b/>
              </w:rPr>
            </w:pPr>
            <w:r w:rsidRPr="00191070">
              <w:rPr>
                <w:rFonts w:cs="Arial"/>
                <w:b/>
              </w:rPr>
              <w:t>Prioridad</w:t>
            </w:r>
          </w:p>
          <w:p w:rsidR="00F95109" w:rsidRPr="00191070" w:rsidRDefault="00F95109" w:rsidP="00B55342">
            <w:pPr>
              <w:pStyle w:val="Textoindependiente"/>
              <w:spacing w:line="360" w:lineRule="auto"/>
              <w:rPr>
                <w:rFonts w:cs="Arial"/>
                <w:b/>
              </w:rPr>
            </w:pPr>
            <w:r w:rsidRPr="00191070">
              <w:rPr>
                <w:rFonts w:eastAsia="Times New Roman" w:cs="Arial"/>
              </w:rPr>
              <w:t>Alta</w:t>
            </w:r>
          </w:p>
        </w:tc>
        <w:tc>
          <w:tcPr>
            <w:tcW w:w="3425" w:type="dxa"/>
            <w:tcBorders>
              <w:top w:val="single" w:sz="4" w:space="0" w:color="auto"/>
              <w:left w:val="single" w:sz="4" w:space="0" w:color="auto"/>
              <w:bottom w:val="single" w:sz="4" w:space="0" w:color="auto"/>
              <w:right w:val="single" w:sz="4" w:space="0" w:color="auto"/>
            </w:tcBorders>
            <w:hideMark/>
          </w:tcPr>
          <w:p w:rsidR="00F95109" w:rsidRPr="00191070" w:rsidRDefault="00F95109" w:rsidP="00B55342">
            <w:pPr>
              <w:pStyle w:val="Textoindependiente"/>
              <w:spacing w:line="360" w:lineRule="auto"/>
              <w:rPr>
                <w:rFonts w:cs="Arial"/>
                <w:b/>
              </w:rPr>
            </w:pPr>
            <w:r w:rsidRPr="00191070">
              <w:rPr>
                <w:rFonts w:cs="Arial"/>
                <w:b/>
              </w:rPr>
              <w:t>Tiempo estimado</w:t>
            </w:r>
          </w:p>
          <w:p w:rsidR="00F95109" w:rsidRPr="00191070" w:rsidRDefault="00F95109" w:rsidP="00B55342">
            <w:pPr>
              <w:pStyle w:val="Textoindependiente"/>
              <w:spacing w:line="360" w:lineRule="auto"/>
              <w:rPr>
                <w:rFonts w:cs="Arial"/>
                <w:b/>
                <w:lang w:val="es-US"/>
              </w:rPr>
            </w:pPr>
            <w:r w:rsidRPr="00191070">
              <w:rPr>
                <w:rFonts w:eastAsia="Times New Roman" w:cs="Arial"/>
              </w:rPr>
              <w:t>16</w:t>
            </w:r>
          </w:p>
        </w:tc>
      </w:tr>
      <w:tr w:rsidR="00F95109" w:rsidRPr="008202A4" w:rsidTr="00DD7017">
        <w:trPr>
          <w:trHeight w:val="954"/>
        </w:trPr>
        <w:tc>
          <w:tcPr>
            <w:tcW w:w="9212" w:type="dxa"/>
            <w:gridSpan w:val="3"/>
            <w:tcBorders>
              <w:top w:val="single" w:sz="4" w:space="0" w:color="auto"/>
              <w:left w:val="single" w:sz="4" w:space="0" w:color="auto"/>
              <w:bottom w:val="single" w:sz="4" w:space="0" w:color="auto"/>
              <w:right w:val="single" w:sz="4" w:space="0" w:color="auto"/>
            </w:tcBorders>
            <w:hideMark/>
          </w:tcPr>
          <w:p w:rsidR="00F95109" w:rsidRPr="00191070" w:rsidRDefault="00F95109" w:rsidP="00B55342">
            <w:pPr>
              <w:pStyle w:val="Textoindependiente"/>
              <w:tabs>
                <w:tab w:val="left" w:pos="2700"/>
              </w:tabs>
              <w:spacing w:line="360" w:lineRule="auto"/>
              <w:rPr>
                <w:rFonts w:cs="Arial"/>
                <w:b/>
                <w:lang w:val="es-ES"/>
              </w:rPr>
            </w:pPr>
            <w:r w:rsidRPr="00191070">
              <w:rPr>
                <w:rFonts w:cs="Arial"/>
                <w:b/>
                <w:lang w:val="es-ES"/>
              </w:rPr>
              <w:t>Historia de Usuario</w:t>
            </w:r>
            <w:r w:rsidRPr="00191070">
              <w:rPr>
                <w:rFonts w:cs="Arial"/>
                <w:b/>
                <w:lang w:val="es-ES"/>
              </w:rPr>
              <w:tab/>
            </w:r>
          </w:p>
          <w:p w:rsidR="00F95109" w:rsidRDefault="006C3DA5" w:rsidP="00B55342">
            <w:pPr>
              <w:spacing w:line="360" w:lineRule="auto"/>
              <w:rPr>
                <w:rFonts w:eastAsia="Times New Roman" w:cs="Arial"/>
                <w:bCs/>
                <w:szCs w:val="24"/>
                <w:lang w:val="es-ES"/>
              </w:rPr>
            </w:pPr>
            <w:r w:rsidRPr="00FB6A08">
              <w:rPr>
                <w:rFonts w:eastAsia="Times New Roman" w:cs="Arial"/>
                <w:b/>
                <w:szCs w:val="24"/>
                <w:lang w:val="es-ES"/>
              </w:rPr>
              <w:t>Como</w:t>
            </w:r>
            <w:r w:rsidRPr="00FB6A08">
              <w:rPr>
                <w:rFonts w:eastAsia="Times New Roman" w:cs="Arial"/>
                <w:szCs w:val="24"/>
                <w:lang w:val="es-ES"/>
              </w:rPr>
              <w:t xml:space="preserve"> </w:t>
            </w:r>
            <w:r w:rsidRPr="00FB6A08">
              <w:rPr>
                <w:rFonts w:eastAsia="Times New Roman" w:cs="Arial"/>
                <w:bCs/>
                <w:szCs w:val="24"/>
                <w:lang w:val="es-ES"/>
              </w:rPr>
              <w:t>vendedor</w:t>
            </w:r>
            <w:r>
              <w:rPr>
                <w:rFonts w:eastAsia="Times New Roman" w:cs="Arial"/>
                <w:bCs/>
                <w:szCs w:val="24"/>
                <w:lang w:val="es-ES"/>
              </w:rPr>
              <w:t xml:space="preserve"> o</w:t>
            </w:r>
            <w:r w:rsidR="00F95109">
              <w:rPr>
                <w:rFonts w:eastAsia="Times New Roman" w:cs="Arial"/>
                <w:bCs/>
                <w:szCs w:val="24"/>
                <w:lang w:val="es-ES"/>
              </w:rPr>
              <w:t xml:space="preserve"> administrador de la MYPIME</w:t>
            </w:r>
          </w:p>
          <w:p w:rsidR="00F95109" w:rsidRDefault="00F95109" w:rsidP="00B55342">
            <w:pPr>
              <w:spacing w:line="360" w:lineRule="auto"/>
              <w:rPr>
                <w:rFonts w:eastAsia="Times New Roman" w:cs="Arial"/>
                <w:szCs w:val="24"/>
                <w:lang w:val="es-ES"/>
              </w:rPr>
            </w:pPr>
            <w:r w:rsidRPr="00FB6A08">
              <w:rPr>
                <w:rFonts w:eastAsia="Times New Roman" w:cs="Arial"/>
                <w:b/>
                <w:szCs w:val="24"/>
                <w:lang w:val="es-ES"/>
              </w:rPr>
              <w:t>Quiero</w:t>
            </w:r>
            <w:r w:rsidRPr="00FB6A08">
              <w:rPr>
                <w:rFonts w:eastAsia="Times New Roman" w:cs="Arial"/>
                <w:szCs w:val="24"/>
                <w:lang w:val="es-ES"/>
              </w:rPr>
              <w:t xml:space="preserve"> </w:t>
            </w:r>
            <w:r>
              <w:rPr>
                <w:rFonts w:eastAsia="Times New Roman" w:cs="Arial"/>
                <w:bCs/>
                <w:szCs w:val="24"/>
                <w:lang w:val="es-ES"/>
              </w:rPr>
              <w:t>listar los clientes activos.</w:t>
            </w:r>
          </w:p>
          <w:p w:rsidR="00F95109" w:rsidRPr="00FB6A08" w:rsidRDefault="00F95109" w:rsidP="00B55342">
            <w:pPr>
              <w:spacing w:line="360" w:lineRule="auto"/>
              <w:rPr>
                <w:rFonts w:eastAsia="Times New Roman" w:cs="Arial"/>
                <w:bCs/>
                <w:szCs w:val="24"/>
                <w:lang w:val="es-ES"/>
              </w:rPr>
            </w:pPr>
            <w:r w:rsidRPr="00FB6A08">
              <w:rPr>
                <w:rFonts w:eastAsia="Times New Roman" w:cs="Arial"/>
                <w:b/>
                <w:szCs w:val="24"/>
                <w:lang w:val="es-ES"/>
              </w:rPr>
              <w:t>Para</w:t>
            </w:r>
            <w:r w:rsidRPr="00FB6A08">
              <w:rPr>
                <w:rFonts w:eastAsia="Times New Roman" w:cs="Arial"/>
                <w:szCs w:val="24"/>
                <w:lang w:val="es-ES"/>
              </w:rPr>
              <w:t xml:space="preserve"> </w:t>
            </w:r>
            <w:r>
              <w:rPr>
                <w:rFonts w:eastAsia="Times New Roman" w:cs="Arial"/>
                <w:szCs w:val="24"/>
                <w:lang w:val="es-ES"/>
              </w:rPr>
              <w:t>controlar la realización de pedidos y los clientes de mayores compras.</w:t>
            </w:r>
          </w:p>
        </w:tc>
      </w:tr>
      <w:tr w:rsidR="00F95109" w:rsidRPr="008202A4" w:rsidTr="00DD7017">
        <w:trPr>
          <w:trHeight w:val="1183"/>
        </w:trPr>
        <w:tc>
          <w:tcPr>
            <w:tcW w:w="9212" w:type="dxa"/>
            <w:gridSpan w:val="3"/>
            <w:tcBorders>
              <w:top w:val="single" w:sz="4" w:space="0" w:color="auto"/>
              <w:left w:val="single" w:sz="4" w:space="0" w:color="auto"/>
              <w:bottom w:val="single" w:sz="4" w:space="0" w:color="auto"/>
              <w:right w:val="single" w:sz="4" w:space="0" w:color="auto"/>
            </w:tcBorders>
          </w:tcPr>
          <w:p w:rsidR="00F95109" w:rsidRPr="00191070" w:rsidRDefault="00F95109" w:rsidP="00B55342">
            <w:pPr>
              <w:pStyle w:val="Textoindependiente"/>
              <w:spacing w:line="360" w:lineRule="auto"/>
              <w:rPr>
                <w:rFonts w:cs="Arial"/>
                <w:b/>
                <w:lang w:val="es-ES"/>
              </w:rPr>
            </w:pPr>
            <w:r w:rsidRPr="00191070">
              <w:rPr>
                <w:rFonts w:cs="Arial"/>
                <w:b/>
                <w:lang w:val="es-ES"/>
              </w:rPr>
              <w:t>Criterio de aceptación</w:t>
            </w:r>
          </w:p>
          <w:p w:rsidR="00F95109" w:rsidRPr="00191070" w:rsidRDefault="00F95109" w:rsidP="00B55342">
            <w:pPr>
              <w:pStyle w:val="Textoindependiente"/>
              <w:spacing w:line="360" w:lineRule="auto"/>
              <w:rPr>
                <w:rFonts w:cs="Arial"/>
                <w:b/>
                <w:lang w:val="es-ES"/>
              </w:rPr>
            </w:pPr>
            <w:r>
              <w:rPr>
                <w:rFonts w:eastAsia="Times New Roman" w:cs="Arial"/>
                <w:b/>
                <w:lang w:val="es-ES"/>
              </w:rPr>
              <w:t xml:space="preserve">CA1: </w:t>
            </w:r>
            <w:r>
              <w:rPr>
                <w:rFonts w:eastAsia="Times New Roman" w:cs="Arial"/>
                <w:lang w:val="es-ES"/>
              </w:rPr>
              <w:t xml:space="preserve">Dado que accedo a la lista se </w:t>
            </w:r>
            <w:r w:rsidR="006C3DA5">
              <w:rPr>
                <w:rFonts w:eastAsia="Times New Roman" w:cs="Arial"/>
                <w:lang w:val="es-ES"/>
              </w:rPr>
              <w:t>mostrarán</w:t>
            </w:r>
            <w:r>
              <w:rPr>
                <w:rFonts w:eastAsia="Times New Roman" w:cs="Arial"/>
                <w:lang w:val="es-ES"/>
              </w:rPr>
              <w:t xml:space="preserve"> todos los clientes del sistema en paginado de 20 en 20</w:t>
            </w:r>
          </w:p>
          <w:p w:rsidR="00F95109" w:rsidRPr="00191070" w:rsidRDefault="00F95109" w:rsidP="00B55342">
            <w:pPr>
              <w:pStyle w:val="Textoindependiente"/>
              <w:spacing w:line="360" w:lineRule="auto"/>
              <w:rPr>
                <w:rFonts w:cs="Arial"/>
                <w:b/>
                <w:lang w:val="es-ES"/>
              </w:rPr>
            </w:pPr>
          </w:p>
          <w:p w:rsidR="00F95109" w:rsidRPr="00191070" w:rsidRDefault="00F95109" w:rsidP="00B55342">
            <w:pPr>
              <w:pStyle w:val="Textoindependiente"/>
              <w:spacing w:line="360" w:lineRule="auto"/>
              <w:rPr>
                <w:rFonts w:cs="Arial"/>
                <w:b/>
                <w:lang w:val="es-ES"/>
              </w:rPr>
            </w:pPr>
          </w:p>
        </w:tc>
      </w:tr>
    </w:tbl>
    <w:p w:rsidR="00F95109" w:rsidRDefault="00F95109" w:rsidP="00B55342">
      <w:pPr>
        <w:spacing w:line="360" w:lineRule="auto"/>
        <w:ind w:firstLineChars="50" w:firstLine="120"/>
        <w:jc w:val="both"/>
        <w:rPr>
          <w:rFonts w:cs="Arial"/>
          <w:b/>
          <w:bCs/>
          <w:szCs w:val="24"/>
          <w:lang w:val="es-ES"/>
        </w:rPr>
      </w:pPr>
    </w:p>
    <w:tbl>
      <w:tblPr>
        <w:tblStyle w:val="Tablaconcuadrcula"/>
        <w:tblW w:w="9212" w:type="dxa"/>
        <w:tblLook w:val="04A0" w:firstRow="1" w:lastRow="0" w:firstColumn="1" w:lastColumn="0" w:noHBand="0" w:noVBand="1"/>
      </w:tblPr>
      <w:tblGrid>
        <w:gridCol w:w="2361"/>
        <w:gridCol w:w="3425"/>
        <w:gridCol w:w="3426"/>
      </w:tblGrid>
      <w:tr w:rsidR="00F95109" w:rsidRPr="00191070" w:rsidTr="00DD7017">
        <w:trPr>
          <w:trHeight w:val="930"/>
        </w:trPr>
        <w:tc>
          <w:tcPr>
            <w:tcW w:w="2361" w:type="dxa"/>
            <w:tcBorders>
              <w:top w:val="single" w:sz="4" w:space="0" w:color="auto"/>
              <w:left w:val="single" w:sz="4" w:space="0" w:color="auto"/>
              <w:bottom w:val="single" w:sz="4" w:space="0" w:color="auto"/>
              <w:right w:val="single" w:sz="4" w:space="0" w:color="auto"/>
            </w:tcBorders>
            <w:hideMark/>
          </w:tcPr>
          <w:p w:rsidR="00F95109" w:rsidRPr="00191070" w:rsidRDefault="00F95109" w:rsidP="00B55342">
            <w:pPr>
              <w:pStyle w:val="Textoindependiente"/>
              <w:spacing w:line="360" w:lineRule="auto"/>
              <w:rPr>
                <w:rFonts w:cs="Arial"/>
                <w:b/>
                <w:lang w:val="es-ES"/>
              </w:rPr>
            </w:pPr>
            <w:r w:rsidRPr="00191070">
              <w:rPr>
                <w:rFonts w:cs="Arial"/>
                <w:b/>
                <w:lang w:val="es-ES"/>
              </w:rPr>
              <w:t>Nombre</w:t>
            </w:r>
          </w:p>
          <w:p w:rsidR="00F95109" w:rsidRPr="00191070" w:rsidRDefault="00D04FEB" w:rsidP="00B55342">
            <w:pPr>
              <w:pStyle w:val="Textoindependiente"/>
              <w:spacing w:line="360" w:lineRule="auto"/>
              <w:rPr>
                <w:rFonts w:cs="Arial"/>
                <w:b/>
                <w:lang w:val="es-ES"/>
              </w:rPr>
            </w:pPr>
            <w:r>
              <w:rPr>
                <w:rFonts w:eastAsia="Times New Roman" w:cs="Arial"/>
                <w:b/>
                <w:lang w:val="es-ES"/>
              </w:rPr>
              <w:t>HUO-11</w:t>
            </w:r>
            <w:r w:rsidR="00F95109">
              <w:rPr>
                <w:rFonts w:eastAsia="Times New Roman" w:cs="Arial"/>
                <w:b/>
                <w:lang w:val="es-ES"/>
              </w:rPr>
              <w:t xml:space="preserve"> </w:t>
            </w:r>
            <w:r w:rsidR="00F95109">
              <w:rPr>
                <w:rFonts w:eastAsia="Times New Roman" w:cs="Arial"/>
                <w:lang w:val="es-ES"/>
              </w:rPr>
              <w:t>Administrar cuenta cliente</w:t>
            </w:r>
          </w:p>
        </w:tc>
        <w:tc>
          <w:tcPr>
            <w:tcW w:w="3425" w:type="dxa"/>
            <w:tcBorders>
              <w:top w:val="single" w:sz="4" w:space="0" w:color="auto"/>
              <w:left w:val="single" w:sz="4" w:space="0" w:color="auto"/>
              <w:bottom w:val="single" w:sz="4" w:space="0" w:color="auto"/>
              <w:right w:val="single" w:sz="4" w:space="0" w:color="auto"/>
            </w:tcBorders>
            <w:hideMark/>
          </w:tcPr>
          <w:p w:rsidR="00F95109" w:rsidRPr="00191070" w:rsidRDefault="00F95109" w:rsidP="00B55342">
            <w:pPr>
              <w:pStyle w:val="Textoindependiente"/>
              <w:spacing w:line="360" w:lineRule="auto"/>
              <w:rPr>
                <w:rFonts w:cs="Arial"/>
                <w:b/>
              </w:rPr>
            </w:pPr>
            <w:r w:rsidRPr="00191070">
              <w:rPr>
                <w:rFonts w:cs="Arial"/>
                <w:b/>
              </w:rPr>
              <w:t>Prioridad</w:t>
            </w:r>
          </w:p>
          <w:p w:rsidR="00F95109" w:rsidRPr="00191070" w:rsidRDefault="00F95109" w:rsidP="00B55342">
            <w:pPr>
              <w:pStyle w:val="Textoindependiente"/>
              <w:spacing w:line="360" w:lineRule="auto"/>
              <w:rPr>
                <w:rFonts w:cs="Arial"/>
                <w:b/>
              </w:rPr>
            </w:pPr>
            <w:r w:rsidRPr="00191070">
              <w:rPr>
                <w:rFonts w:eastAsia="Times New Roman" w:cs="Arial"/>
              </w:rPr>
              <w:t>Alta</w:t>
            </w:r>
          </w:p>
        </w:tc>
        <w:tc>
          <w:tcPr>
            <w:tcW w:w="3425" w:type="dxa"/>
            <w:tcBorders>
              <w:top w:val="single" w:sz="4" w:space="0" w:color="auto"/>
              <w:left w:val="single" w:sz="4" w:space="0" w:color="auto"/>
              <w:bottom w:val="single" w:sz="4" w:space="0" w:color="auto"/>
              <w:right w:val="single" w:sz="4" w:space="0" w:color="auto"/>
            </w:tcBorders>
            <w:hideMark/>
          </w:tcPr>
          <w:p w:rsidR="00F95109" w:rsidRPr="00191070" w:rsidRDefault="00F95109" w:rsidP="00B55342">
            <w:pPr>
              <w:pStyle w:val="Textoindependiente"/>
              <w:spacing w:line="360" w:lineRule="auto"/>
              <w:rPr>
                <w:rFonts w:cs="Arial"/>
                <w:b/>
              </w:rPr>
            </w:pPr>
            <w:r w:rsidRPr="00191070">
              <w:rPr>
                <w:rFonts w:cs="Arial"/>
                <w:b/>
              </w:rPr>
              <w:t>Tiempo estimado</w:t>
            </w:r>
          </w:p>
          <w:p w:rsidR="00F95109" w:rsidRPr="00191070" w:rsidRDefault="00F95109" w:rsidP="00B55342">
            <w:pPr>
              <w:pStyle w:val="Textoindependiente"/>
              <w:spacing w:line="360" w:lineRule="auto"/>
              <w:rPr>
                <w:rFonts w:cs="Arial"/>
                <w:b/>
                <w:lang w:val="es-US"/>
              </w:rPr>
            </w:pPr>
            <w:r w:rsidRPr="00191070">
              <w:rPr>
                <w:rFonts w:eastAsia="Times New Roman" w:cs="Arial"/>
              </w:rPr>
              <w:t>16</w:t>
            </w:r>
          </w:p>
        </w:tc>
      </w:tr>
      <w:tr w:rsidR="00F95109" w:rsidRPr="008202A4" w:rsidTr="00DD7017">
        <w:trPr>
          <w:trHeight w:val="954"/>
        </w:trPr>
        <w:tc>
          <w:tcPr>
            <w:tcW w:w="9212" w:type="dxa"/>
            <w:gridSpan w:val="3"/>
            <w:tcBorders>
              <w:top w:val="single" w:sz="4" w:space="0" w:color="auto"/>
              <w:left w:val="single" w:sz="4" w:space="0" w:color="auto"/>
              <w:bottom w:val="single" w:sz="4" w:space="0" w:color="auto"/>
              <w:right w:val="single" w:sz="4" w:space="0" w:color="auto"/>
            </w:tcBorders>
            <w:hideMark/>
          </w:tcPr>
          <w:p w:rsidR="00F95109" w:rsidRPr="00191070" w:rsidRDefault="00F95109" w:rsidP="00B55342">
            <w:pPr>
              <w:pStyle w:val="Textoindependiente"/>
              <w:tabs>
                <w:tab w:val="left" w:pos="2700"/>
              </w:tabs>
              <w:spacing w:line="360" w:lineRule="auto"/>
              <w:rPr>
                <w:rFonts w:cs="Arial"/>
                <w:b/>
                <w:lang w:val="es-ES"/>
              </w:rPr>
            </w:pPr>
            <w:r w:rsidRPr="00191070">
              <w:rPr>
                <w:rFonts w:cs="Arial"/>
                <w:b/>
                <w:lang w:val="es-ES"/>
              </w:rPr>
              <w:t>Historia de Usuario</w:t>
            </w:r>
            <w:r w:rsidRPr="00191070">
              <w:rPr>
                <w:rFonts w:cs="Arial"/>
                <w:b/>
                <w:lang w:val="es-ES"/>
              </w:rPr>
              <w:tab/>
            </w:r>
          </w:p>
          <w:p w:rsidR="00F95109" w:rsidRDefault="00F95109" w:rsidP="00B55342">
            <w:pPr>
              <w:spacing w:line="360" w:lineRule="auto"/>
              <w:rPr>
                <w:rFonts w:eastAsia="Times New Roman" w:cs="Arial"/>
                <w:bCs/>
                <w:szCs w:val="24"/>
                <w:lang w:val="es-ES"/>
              </w:rPr>
            </w:pPr>
            <w:r w:rsidRPr="00FB6A08">
              <w:rPr>
                <w:rFonts w:eastAsia="Times New Roman" w:cs="Arial"/>
                <w:b/>
                <w:szCs w:val="24"/>
                <w:lang w:val="es-ES"/>
              </w:rPr>
              <w:t>Como</w:t>
            </w:r>
            <w:r w:rsidRPr="00FB6A08">
              <w:rPr>
                <w:rFonts w:eastAsia="Times New Roman" w:cs="Arial"/>
                <w:szCs w:val="24"/>
                <w:lang w:val="es-ES"/>
              </w:rPr>
              <w:t xml:space="preserve"> </w:t>
            </w:r>
            <w:r w:rsidRPr="00FB6A08">
              <w:rPr>
                <w:rFonts w:eastAsia="Times New Roman" w:cs="Arial"/>
                <w:bCs/>
                <w:szCs w:val="24"/>
                <w:lang w:val="es-ES"/>
              </w:rPr>
              <w:t xml:space="preserve">cliente </w:t>
            </w:r>
            <w:r>
              <w:rPr>
                <w:rFonts w:eastAsia="Times New Roman" w:cs="Arial"/>
                <w:bCs/>
                <w:szCs w:val="24"/>
                <w:lang w:val="es-ES"/>
              </w:rPr>
              <w:t>de la MYPIME.</w:t>
            </w:r>
          </w:p>
          <w:p w:rsidR="00F95109" w:rsidRDefault="00F95109" w:rsidP="00B55342">
            <w:pPr>
              <w:spacing w:line="360" w:lineRule="auto"/>
              <w:rPr>
                <w:rFonts w:eastAsia="Times New Roman" w:cs="Arial"/>
                <w:bCs/>
                <w:szCs w:val="24"/>
                <w:lang w:val="es-ES"/>
              </w:rPr>
            </w:pPr>
            <w:r w:rsidRPr="00FB6A08">
              <w:rPr>
                <w:rFonts w:eastAsia="Times New Roman" w:cs="Arial"/>
                <w:b/>
                <w:szCs w:val="24"/>
                <w:lang w:val="es-ES"/>
              </w:rPr>
              <w:t>Quiero</w:t>
            </w:r>
            <w:r w:rsidRPr="00FB6A08">
              <w:rPr>
                <w:rFonts w:eastAsia="Times New Roman" w:cs="Arial"/>
                <w:szCs w:val="24"/>
                <w:lang w:val="es-ES"/>
              </w:rPr>
              <w:t xml:space="preserve"> </w:t>
            </w:r>
            <w:r>
              <w:rPr>
                <w:rFonts w:eastAsia="Times New Roman" w:cs="Arial"/>
                <w:bCs/>
                <w:szCs w:val="24"/>
                <w:lang w:val="es-ES"/>
              </w:rPr>
              <w:t xml:space="preserve">eliminar </w:t>
            </w:r>
            <w:r w:rsidR="006C3DA5">
              <w:rPr>
                <w:rFonts w:eastAsia="Times New Roman" w:cs="Arial"/>
                <w:bCs/>
                <w:szCs w:val="24"/>
                <w:lang w:val="es-ES"/>
              </w:rPr>
              <w:t>o modificar cliente</w:t>
            </w:r>
            <w:r>
              <w:rPr>
                <w:rFonts w:eastAsia="Times New Roman" w:cs="Arial"/>
                <w:bCs/>
                <w:szCs w:val="24"/>
                <w:lang w:val="es-ES"/>
              </w:rPr>
              <w:t>.</w:t>
            </w:r>
          </w:p>
          <w:p w:rsidR="00F95109" w:rsidRPr="00FB6A08" w:rsidRDefault="00F95109" w:rsidP="00B55342">
            <w:pPr>
              <w:spacing w:line="360" w:lineRule="auto"/>
              <w:rPr>
                <w:rFonts w:eastAsia="Times New Roman" w:cs="Arial"/>
                <w:bCs/>
                <w:szCs w:val="24"/>
                <w:lang w:val="es-ES"/>
              </w:rPr>
            </w:pPr>
            <w:r w:rsidRPr="00FB6A08">
              <w:rPr>
                <w:rFonts w:eastAsia="Times New Roman" w:cs="Arial"/>
                <w:b/>
                <w:szCs w:val="24"/>
                <w:lang w:val="es-ES"/>
              </w:rPr>
              <w:lastRenderedPageBreak/>
              <w:t>Para</w:t>
            </w:r>
            <w:r w:rsidRPr="00FB6A08">
              <w:rPr>
                <w:rFonts w:eastAsia="Times New Roman" w:cs="Arial"/>
                <w:szCs w:val="24"/>
                <w:lang w:val="es-ES"/>
              </w:rPr>
              <w:t xml:space="preserve"> </w:t>
            </w:r>
            <w:r>
              <w:rPr>
                <w:rFonts w:eastAsia="Times New Roman" w:cs="Arial"/>
                <w:szCs w:val="24"/>
                <w:lang w:val="es-ES"/>
              </w:rPr>
              <w:t>cambiar a otra plataforma.</w:t>
            </w:r>
          </w:p>
        </w:tc>
      </w:tr>
      <w:tr w:rsidR="00F95109" w:rsidRPr="008202A4" w:rsidTr="00DD7017">
        <w:trPr>
          <w:trHeight w:val="1183"/>
        </w:trPr>
        <w:tc>
          <w:tcPr>
            <w:tcW w:w="9212" w:type="dxa"/>
            <w:gridSpan w:val="3"/>
            <w:tcBorders>
              <w:top w:val="single" w:sz="4" w:space="0" w:color="auto"/>
              <w:left w:val="single" w:sz="4" w:space="0" w:color="auto"/>
              <w:bottom w:val="single" w:sz="4" w:space="0" w:color="auto"/>
              <w:right w:val="single" w:sz="4" w:space="0" w:color="auto"/>
            </w:tcBorders>
          </w:tcPr>
          <w:p w:rsidR="00F95109" w:rsidRPr="00191070" w:rsidRDefault="00F95109" w:rsidP="00B55342">
            <w:pPr>
              <w:pStyle w:val="Textoindependiente"/>
              <w:spacing w:line="360" w:lineRule="auto"/>
              <w:rPr>
                <w:rFonts w:cs="Arial"/>
                <w:b/>
                <w:lang w:val="es-ES"/>
              </w:rPr>
            </w:pPr>
            <w:r w:rsidRPr="00191070">
              <w:rPr>
                <w:rFonts w:cs="Arial"/>
                <w:b/>
                <w:lang w:val="es-ES"/>
              </w:rPr>
              <w:lastRenderedPageBreak/>
              <w:t>Criterio de aceptación</w:t>
            </w:r>
          </w:p>
          <w:p w:rsidR="00F95109" w:rsidRDefault="00F95109" w:rsidP="00B55342">
            <w:pPr>
              <w:pStyle w:val="Textoindependiente"/>
              <w:spacing w:line="360" w:lineRule="auto"/>
              <w:rPr>
                <w:rFonts w:eastAsia="Times New Roman" w:cs="Arial"/>
                <w:lang w:val="es-ES"/>
              </w:rPr>
            </w:pPr>
            <w:r>
              <w:rPr>
                <w:rFonts w:eastAsia="Times New Roman" w:cs="Arial"/>
                <w:b/>
                <w:lang w:val="es-ES"/>
              </w:rPr>
              <w:t xml:space="preserve">CA1: </w:t>
            </w:r>
            <w:r w:rsidRPr="00191070">
              <w:rPr>
                <w:rFonts w:eastAsia="Times New Roman" w:cs="Arial"/>
                <w:lang w:val="es-ES"/>
              </w:rPr>
              <w:t>Dado que</w:t>
            </w:r>
            <w:r>
              <w:rPr>
                <w:rFonts w:eastAsia="Times New Roman" w:cs="Arial"/>
                <w:lang w:val="es-ES"/>
              </w:rPr>
              <w:t xml:space="preserve"> estoy registrado y</w:t>
            </w:r>
            <w:r w:rsidRPr="00191070">
              <w:rPr>
                <w:rFonts w:eastAsia="Times New Roman" w:cs="Arial"/>
                <w:lang w:val="es-ES"/>
              </w:rPr>
              <w:t xml:space="preserve"> </w:t>
            </w:r>
            <w:r>
              <w:rPr>
                <w:rFonts w:eastAsia="Times New Roman" w:cs="Arial"/>
                <w:lang w:val="es-ES"/>
              </w:rPr>
              <w:t xml:space="preserve">entro a mi perfil de cliente, hago clic en eliminar cuenta y aceptar la </w:t>
            </w:r>
            <w:proofErr w:type="spellStart"/>
            <w:r>
              <w:rPr>
                <w:rFonts w:eastAsia="Times New Roman" w:cs="Arial"/>
                <w:lang w:val="es-ES"/>
              </w:rPr>
              <w:t>checkbox</w:t>
            </w:r>
            <w:proofErr w:type="spellEnd"/>
            <w:r>
              <w:rPr>
                <w:rFonts w:eastAsia="Times New Roman" w:cs="Arial"/>
                <w:lang w:val="es-ES"/>
              </w:rPr>
              <w:t xml:space="preserve"> la cuenta se desactiva</w:t>
            </w:r>
          </w:p>
          <w:p w:rsidR="00F95109" w:rsidRPr="00F95109" w:rsidRDefault="00F95109" w:rsidP="00B55342">
            <w:pPr>
              <w:pStyle w:val="Textoindependiente"/>
              <w:spacing w:line="360" w:lineRule="auto"/>
              <w:rPr>
                <w:rFonts w:eastAsia="Times New Roman" w:cs="Arial"/>
                <w:lang w:val="es-ES"/>
              </w:rPr>
            </w:pPr>
            <w:r>
              <w:rPr>
                <w:rFonts w:eastAsia="Times New Roman" w:cs="Arial"/>
                <w:b/>
                <w:lang w:val="es-ES"/>
              </w:rPr>
              <w:t>CA</w:t>
            </w:r>
            <w:r w:rsidR="006C3DA5">
              <w:rPr>
                <w:rFonts w:eastAsia="Times New Roman" w:cs="Arial"/>
                <w:b/>
                <w:lang w:val="es-ES"/>
              </w:rPr>
              <w:t>2:</w:t>
            </w:r>
            <w:r w:rsidR="006C3DA5">
              <w:rPr>
                <w:rFonts w:eastAsia="Times New Roman" w:cs="Arial"/>
                <w:lang w:val="es-ES"/>
              </w:rPr>
              <w:t xml:space="preserve"> Dado</w:t>
            </w:r>
            <w:r>
              <w:rPr>
                <w:rFonts w:eastAsia="Times New Roman" w:cs="Arial"/>
                <w:lang w:val="es-ES"/>
              </w:rPr>
              <w:t xml:space="preserve"> que estoy registrado y entro a mi perfil de cliente, hago clic en modificar parámetros, introduzco los nuevos valores y al aceptar se cambian los datos del cliente.</w:t>
            </w:r>
          </w:p>
          <w:p w:rsidR="00F95109" w:rsidRPr="00191070" w:rsidRDefault="00F95109" w:rsidP="00B55342">
            <w:pPr>
              <w:pStyle w:val="Textoindependiente"/>
              <w:spacing w:line="360" w:lineRule="auto"/>
              <w:rPr>
                <w:rFonts w:cs="Arial"/>
                <w:b/>
                <w:lang w:val="es-ES"/>
              </w:rPr>
            </w:pPr>
          </w:p>
          <w:p w:rsidR="00F95109" w:rsidRPr="00191070" w:rsidRDefault="00F95109" w:rsidP="00B55342">
            <w:pPr>
              <w:pStyle w:val="Textoindependiente"/>
              <w:spacing w:line="360" w:lineRule="auto"/>
              <w:rPr>
                <w:rFonts w:cs="Arial"/>
                <w:b/>
                <w:lang w:val="es-ES"/>
              </w:rPr>
            </w:pPr>
          </w:p>
        </w:tc>
      </w:tr>
    </w:tbl>
    <w:p w:rsidR="00F95109" w:rsidRPr="00191070" w:rsidRDefault="00F95109" w:rsidP="00B55342">
      <w:pPr>
        <w:spacing w:line="360" w:lineRule="auto"/>
        <w:ind w:firstLineChars="50" w:firstLine="120"/>
        <w:jc w:val="both"/>
        <w:rPr>
          <w:rFonts w:cs="Arial"/>
          <w:b/>
          <w:bCs/>
          <w:szCs w:val="24"/>
          <w:lang w:val="es-ES"/>
        </w:rPr>
      </w:pPr>
    </w:p>
    <w:p w:rsidR="0089221D" w:rsidRPr="00191070" w:rsidRDefault="0089221D" w:rsidP="00B55342">
      <w:pPr>
        <w:pStyle w:val="Ttulo3"/>
        <w:spacing w:line="360" w:lineRule="auto"/>
        <w:jc w:val="both"/>
        <w:rPr>
          <w:rFonts w:ascii="Arial" w:hAnsi="Arial" w:cs="Arial"/>
          <w:b/>
          <w:lang w:val="es-ES"/>
        </w:rPr>
      </w:pPr>
      <w:bookmarkStart w:id="34" w:name="_Toc213140320"/>
      <w:bookmarkStart w:id="35" w:name="_Toc216556290"/>
      <w:r w:rsidRPr="00191070">
        <w:rPr>
          <w:rFonts w:ascii="Arial" w:hAnsi="Arial" w:cs="Arial"/>
          <w:b/>
          <w:color w:val="000000" w:themeColor="text1"/>
          <w:lang w:val="es-ES"/>
        </w:rPr>
        <w:t>3.3 Agrupación de requisitos funcionales historia de usuario</w:t>
      </w:r>
      <w:bookmarkEnd w:id="34"/>
      <w:bookmarkEnd w:id="35"/>
    </w:p>
    <w:p w:rsidR="0089221D" w:rsidRPr="00191070" w:rsidRDefault="0089221D" w:rsidP="00B55342">
      <w:pPr>
        <w:pStyle w:val="NormalWeb"/>
        <w:spacing w:line="360" w:lineRule="auto"/>
        <w:jc w:val="both"/>
        <w:rPr>
          <w:rFonts w:cs="Arial"/>
          <w:lang w:val="es-ES"/>
        </w:rPr>
      </w:pPr>
      <w:r w:rsidRPr="00191070">
        <w:rPr>
          <w:rFonts w:cs="Arial"/>
          <w:lang w:val="es-ES"/>
        </w:rPr>
        <w:t>Los requisitos funcionales se agrupan según las historias de usuario, las cuales contienen las funcionalidades de la aplicación. Cada historia de usuario incluye los requisitos asociados que garantizan su correcta ejecución.</w:t>
      </w:r>
    </w:p>
    <w:tbl>
      <w:tblPr>
        <w:tblW w:w="0" w:type="auto"/>
        <w:tblCellSpacing w:w="15"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32"/>
        <w:gridCol w:w="3501"/>
      </w:tblGrid>
      <w:tr w:rsidR="0089221D" w:rsidRPr="00191070" w:rsidTr="007F5744">
        <w:trPr>
          <w:trHeight w:val="1273"/>
          <w:tblHeader/>
          <w:tblCellSpacing w:w="15" w:type="dxa"/>
        </w:trPr>
        <w:tc>
          <w:tcPr>
            <w:tcW w:w="4587" w:type="dxa"/>
            <w:vAlign w:val="center"/>
            <w:hideMark/>
          </w:tcPr>
          <w:p w:rsidR="0089221D" w:rsidRPr="00191070" w:rsidRDefault="0089221D" w:rsidP="00B55342">
            <w:pPr>
              <w:spacing w:line="360" w:lineRule="auto"/>
              <w:jc w:val="both"/>
              <w:rPr>
                <w:rFonts w:cs="Arial"/>
                <w:b/>
                <w:bCs/>
                <w:szCs w:val="24"/>
                <w:lang w:val="es-ES"/>
              </w:rPr>
            </w:pPr>
            <w:r w:rsidRPr="00191070">
              <w:rPr>
                <w:rFonts w:cs="Arial"/>
                <w:b/>
                <w:bCs/>
                <w:szCs w:val="24"/>
                <w:lang w:val="es-ES"/>
              </w:rPr>
              <w:t>Historia de usuario</w:t>
            </w:r>
          </w:p>
          <w:p w:rsidR="0089221D" w:rsidRPr="00191070" w:rsidRDefault="0089221D" w:rsidP="00B55342">
            <w:pPr>
              <w:spacing w:line="360" w:lineRule="auto"/>
              <w:jc w:val="both"/>
              <w:rPr>
                <w:rFonts w:cs="Arial"/>
                <w:bCs/>
                <w:szCs w:val="24"/>
                <w:lang w:val="es-ES"/>
              </w:rPr>
            </w:pPr>
          </w:p>
        </w:tc>
        <w:tc>
          <w:tcPr>
            <w:tcW w:w="3456" w:type="dxa"/>
            <w:vAlign w:val="center"/>
            <w:hideMark/>
          </w:tcPr>
          <w:p w:rsidR="0089221D" w:rsidRPr="00191070" w:rsidRDefault="0089221D" w:rsidP="00B55342">
            <w:pPr>
              <w:spacing w:line="360" w:lineRule="auto"/>
              <w:jc w:val="both"/>
              <w:rPr>
                <w:rFonts w:cs="Arial"/>
                <w:b/>
                <w:bCs/>
                <w:szCs w:val="24"/>
                <w:lang w:val="es-ES"/>
              </w:rPr>
            </w:pPr>
            <w:r w:rsidRPr="00191070">
              <w:rPr>
                <w:rFonts w:cs="Arial"/>
                <w:b/>
                <w:bCs/>
                <w:szCs w:val="24"/>
                <w:lang w:val="es-ES"/>
              </w:rPr>
              <w:t>Requisitos Asociados</w:t>
            </w:r>
          </w:p>
          <w:p w:rsidR="0089221D" w:rsidRPr="00191070" w:rsidRDefault="0089221D" w:rsidP="00B55342">
            <w:pPr>
              <w:spacing w:line="360" w:lineRule="auto"/>
              <w:jc w:val="both"/>
              <w:rPr>
                <w:rFonts w:cs="Arial"/>
                <w:bCs/>
                <w:szCs w:val="24"/>
                <w:lang w:val="es-ES"/>
              </w:rPr>
            </w:pPr>
          </w:p>
        </w:tc>
      </w:tr>
      <w:tr w:rsidR="0089221D" w:rsidRPr="00191070" w:rsidTr="007F5744">
        <w:trPr>
          <w:tblCellSpacing w:w="15" w:type="dxa"/>
        </w:trPr>
        <w:tc>
          <w:tcPr>
            <w:tcW w:w="4587" w:type="dxa"/>
            <w:vAlign w:val="center"/>
          </w:tcPr>
          <w:p w:rsidR="0089221D" w:rsidRPr="00191070" w:rsidRDefault="0089221D" w:rsidP="00B55342">
            <w:pPr>
              <w:spacing w:line="360" w:lineRule="auto"/>
              <w:jc w:val="both"/>
              <w:rPr>
                <w:rFonts w:cs="Arial"/>
                <w:szCs w:val="24"/>
                <w:lang w:val="es-ES"/>
              </w:rPr>
            </w:pPr>
            <w:r w:rsidRPr="00191070">
              <w:rPr>
                <w:rFonts w:eastAsia="Times New Roman" w:cs="Arial"/>
                <w:szCs w:val="24"/>
                <w:lang w:val="es-ES"/>
              </w:rPr>
              <w:t>Registro y acceso de clientes</w:t>
            </w:r>
          </w:p>
        </w:tc>
        <w:tc>
          <w:tcPr>
            <w:tcW w:w="3456" w:type="dxa"/>
            <w:vAlign w:val="center"/>
          </w:tcPr>
          <w:p w:rsidR="0089221D" w:rsidRPr="00191070" w:rsidRDefault="0089221D" w:rsidP="00B55342">
            <w:pPr>
              <w:spacing w:line="360" w:lineRule="auto"/>
              <w:jc w:val="both"/>
              <w:rPr>
                <w:rFonts w:cs="Arial"/>
                <w:szCs w:val="24"/>
              </w:rPr>
            </w:pPr>
            <w:r w:rsidRPr="00191070">
              <w:rPr>
                <w:rFonts w:eastAsia="Times New Roman" w:cs="Arial"/>
                <w:szCs w:val="24"/>
              </w:rPr>
              <w:t>RF1, RF5, RF6, RF7</w:t>
            </w:r>
          </w:p>
        </w:tc>
      </w:tr>
      <w:tr w:rsidR="0089221D" w:rsidRPr="00191070" w:rsidTr="007F5744">
        <w:trPr>
          <w:tblCellSpacing w:w="15" w:type="dxa"/>
        </w:trPr>
        <w:tc>
          <w:tcPr>
            <w:tcW w:w="4587" w:type="dxa"/>
            <w:vAlign w:val="center"/>
            <w:hideMark/>
          </w:tcPr>
          <w:p w:rsidR="0089221D" w:rsidRPr="00191070" w:rsidRDefault="0089221D" w:rsidP="00B55342">
            <w:pPr>
              <w:spacing w:line="360" w:lineRule="auto"/>
              <w:jc w:val="both"/>
              <w:rPr>
                <w:rFonts w:cs="Arial"/>
                <w:szCs w:val="24"/>
                <w:lang w:val="es-ES"/>
              </w:rPr>
            </w:pPr>
            <w:r w:rsidRPr="00191070">
              <w:rPr>
                <w:rFonts w:eastAsia="Times New Roman" w:cs="Arial"/>
                <w:szCs w:val="24"/>
                <w:lang w:val="es-ES"/>
              </w:rPr>
              <w:t>Gestión de roles y usuarios internos</w:t>
            </w:r>
          </w:p>
        </w:tc>
        <w:tc>
          <w:tcPr>
            <w:tcW w:w="3456" w:type="dxa"/>
            <w:vAlign w:val="center"/>
            <w:hideMark/>
          </w:tcPr>
          <w:p w:rsidR="0089221D" w:rsidRPr="00191070" w:rsidRDefault="0089221D" w:rsidP="00B55342">
            <w:pPr>
              <w:spacing w:line="360" w:lineRule="auto"/>
              <w:jc w:val="both"/>
              <w:rPr>
                <w:rFonts w:cs="Arial"/>
                <w:szCs w:val="24"/>
              </w:rPr>
            </w:pPr>
            <w:r w:rsidRPr="00191070">
              <w:rPr>
                <w:rFonts w:eastAsia="Times New Roman" w:cs="Arial"/>
                <w:szCs w:val="24"/>
              </w:rPr>
              <w:t>RF8, RF9, RF10, RF11</w:t>
            </w:r>
          </w:p>
        </w:tc>
      </w:tr>
      <w:tr w:rsidR="0089221D" w:rsidRPr="00191070" w:rsidTr="007F5744">
        <w:trPr>
          <w:tblCellSpacing w:w="15" w:type="dxa"/>
        </w:trPr>
        <w:tc>
          <w:tcPr>
            <w:tcW w:w="4587" w:type="dxa"/>
            <w:vAlign w:val="center"/>
            <w:hideMark/>
          </w:tcPr>
          <w:p w:rsidR="0089221D" w:rsidRPr="00191070" w:rsidRDefault="0089221D" w:rsidP="00B55342">
            <w:pPr>
              <w:spacing w:line="360" w:lineRule="auto"/>
              <w:jc w:val="both"/>
              <w:rPr>
                <w:rFonts w:cs="Arial"/>
                <w:szCs w:val="24"/>
                <w:lang w:val="es-ES"/>
              </w:rPr>
            </w:pPr>
            <w:r w:rsidRPr="00191070">
              <w:rPr>
                <w:rFonts w:eastAsia="Times New Roman" w:cs="Arial"/>
                <w:szCs w:val="24"/>
                <w:lang w:val="es-ES"/>
              </w:rPr>
              <w:lastRenderedPageBreak/>
              <w:t>Administración del catálogo de productos</w:t>
            </w:r>
          </w:p>
        </w:tc>
        <w:tc>
          <w:tcPr>
            <w:tcW w:w="3456" w:type="dxa"/>
            <w:vAlign w:val="center"/>
            <w:hideMark/>
          </w:tcPr>
          <w:p w:rsidR="0089221D" w:rsidRPr="00191070" w:rsidRDefault="0089221D" w:rsidP="00B55342">
            <w:pPr>
              <w:spacing w:line="360" w:lineRule="auto"/>
              <w:jc w:val="both"/>
              <w:rPr>
                <w:rFonts w:cs="Arial"/>
                <w:szCs w:val="24"/>
              </w:rPr>
            </w:pPr>
            <w:r w:rsidRPr="00191070">
              <w:rPr>
                <w:rFonts w:eastAsia="Times New Roman" w:cs="Arial"/>
                <w:szCs w:val="24"/>
              </w:rPr>
              <w:t>RF12, RF13, RF14, RF15, RF16, RF17, RF18, RF19</w:t>
            </w:r>
          </w:p>
        </w:tc>
      </w:tr>
      <w:tr w:rsidR="0089221D" w:rsidRPr="00191070" w:rsidTr="007F5744">
        <w:trPr>
          <w:tblCellSpacing w:w="15" w:type="dxa"/>
        </w:trPr>
        <w:tc>
          <w:tcPr>
            <w:tcW w:w="4587" w:type="dxa"/>
            <w:vAlign w:val="center"/>
            <w:hideMark/>
          </w:tcPr>
          <w:p w:rsidR="0089221D" w:rsidRPr="00191070" w:rsidRDefault="0089221D" w:rsidP="00B55342">
            <w:pPr>
              <w:spacing w:line="360" w:lineRule="auto"/>
              <w:jc w:val="both"/>
              <w:rPr>
                <w:rFonts w:cs="Arial"/>
                <w:szCs w:val="24"/>
                <w:lang w:val="es-ES"/>
              </w:rPr>
            </w:pPr>
            <w:r w:rsidRPr="00191070">
              <w:rPr>
                <w:rFonts w:eastAsia="Times New Roman" w:cs="Arial"/>
                <w:szCs w:val="24"/>
                <w:lang w:val="es-ES"/>
              </w:rPr>
              <w:t>Creación y procesamiento de pedidos</w:t>
            </w:r>
          </w:p>
        </w:tc>
        <w:tc>
          <w:tcPr>
            <w:tcW w:w="3456" w:type="dxa"/>
            <w:vAlign w:val="center"/>
            <w:hideMark/>
          </w:tcPr>
          <w:p w:rsidR="0089221D" w:rsidRPr="00191070" w:rsidRDefault="0089221D" w:rsidP="00B55342">
            <w:pPr>
              <w:spacing w:line="360" w:lineRule="auto"/>
              <w:jc w:val="both"/>
              <w:rPr>
                <w:rFonts w:cs="Arial"/>
                <w:szCs w:val="24"/>
              </w:rPr>
            </w:pPr>
            <w:r w:rsidRPr="00191070">
              <w:rPr>
                <w:rFonts w:eastAsia="Times New Roman" w:cs="Arial"/>
                <w:szCs w:val="24"/>
              </w:rPr>
              <w:t>RF20, RF21, RF22, RF23</w:t>
            </w:r>
          </w:p>
        </w:tc>
      </w:tr>
      <w:tr w:rsidR="0089221D" w:rsidRPr="00191070" w:rsidTr="007F5744">
        <w:trPr>
          <w:tblCellSpacing w:w="15" w:type="dxa"/>
        </w:trPr>
        <w:tc>
          <w:tcPr>
            <w:tcW w:w="4587" w:type="dxa"/>
            <w:vAlign w:val="center"/>
            <w:hideMark/>
          </w:tcPr>
          <w:p w:rsidR="0089221D" w:rsidRPr="00191070" w:rsidRDefault="0089221D" w:rsidP="00B55342">
            <w:pPr>
              <w:spacing w:line="360" w:lineRule="auto"/>
              <w:jc w:val="both"/>
              <w:rPr>
                <w:rFonts w:cs="Arial"/>
                <w:szCs w:val="24"/>
                <w:lang w:val="es-ES"/>
              </w:rPr>
            </w:pPr>
            <w:r w:rsidRPr="00191070">
              <w:rPr>
                <w:rFonts w:eastAsia="Times New Roman" w:cs="Arial"/>
                <w:szCs w:val="24"/>
                <w:lang w:val="es-ES"/>
              </w:rPr>
              <w:t>Gestión de pagos y comprobantes</w:t>
            </w:r>
          </w:p>
        </w:tc>
        <w:tc>
          <w:tcPr>
            <w:tcW w:w="3456" w:type="dxa"/>
            <w:vAlign w:val="center"/>
            <w:hideMark/>
          </w:tcPr>
          <w:p w:rsidR="0089221D" w:rsidRPr="00191070" w:rsidRDefault="0089221D" w:rsidP="00B55342">
            <w:pPr>
              <w:spacing w:line="360" w:lineRule="auto"/>
              <w:jc w:val="both"/>
              <w:rPr>
                <w:rFonts w:cs="Arial"/>
                <w:szCs w:val="24"/>
              </w:rPr>
            </w:pPr>
            <w:r w:rsidRPr="00191070">
              <w:rPr>
                <w:rFonts w:eastAsia="Times New Roman" w:cs="Arial"/>
                <w:szCs w:val="24"/>
              </w:rPr>
              <w:t>RF</w:t>
            </w:r>
            <w:r w:rsidR="00D04FEB">
              <w:rPr>
                <w:rFonts w:eastAsia="Times New Roman" w:cs="Arial"/>
                <w:szCs w:val="24"/>
              </w:rPr>
              <w:t>24, RF25, RF26, RF27, RF28, RF40</w:t>
            </w:r>
          </w:p>
        </w:tc>
      </w:tr>
      <w:tr w:rsidR="0089221D" w:rsidRPr="00191070" w:rsidTr="007F5744">
        <w:trPr>
          <w:tblCellSpacing w:w="15" w:type="dxa"/>
        </w:trPr>
        <w:tc>
          <w:tcPr>
            <w:tcW w:w="4587" w:type="dxa"/>
            <w:vAlign w:val="center"/>
          </w:tcPr>
          <w:p w:rsidR="0089221D" w:rsidRPr="00191070" w:rsidRDefault="0089221D" w:rsidP="00B55342">
            <w:pPr>
              <w:spacing w:line="360" w:lineRule="auto"/>
              <w:jc w:val="both"/>
              <w:rPr>
                <w:rFonts w:cs="Arial"/>
                <w:szCs w:val="24"/>
              </w:rPr>
            </w:pPr>
            <w:proofErr w:type="spellStart"/>
            <w:r w:rsidRPr="00191070">
              <w:rPr>
                <w:rFonts w:eastAsia="Times New Roman" w:cs="Arial"/>
                <w:szCs w:val="24"/>
              </w:rPr>
              <w:t>Procesamiento</w:t>
            </w:r>
            <w:proofErr w:type="spellEnd"/>
            <w:r w:rsidRPr="00191070">
              <w:rPr>
                <w:rFonts w:eastAsia="Times New Roman" w:cs="Arial"/>
                <w:szCs w:val="24"/>
              </w:rPr>
              <w:t xml:space="preserve"> de </w:t>
            </w:r>
            <w:proofErr w:type="spellStart"/>
            <w:r w:rsidRPr="00191070">
              <w:rPr>
                <w:rFonts w:eastAsia="Times New Roman" w:cs="Arial"/>
                <w:szCs w:val="24"/>
              </w:rPr>
              <w:t>devoluciones</w:t>
            </w:r>
            <w:proofErr w:type="spellEnd"/>
          </w:p>
        </w:tc>
        <w:tc>
          <w:tcPr>
            <w:tcW w:w="3456" w:type="dxa"/>
            <w:vAlign w:val="center"/>
          </w:tcPr>
          <w:p w:rsidR="0089221D" w:rsidRPr="00191070" w:rsidRDefault="00D04FEB" w:rsidP="00B55342">
            <w:pPr>
              <w:spacing w:line="360" w:lineRule="auto"/>
              <w:jc w:val="both"/>
              <w:rPr>
                <w:rFonts w:cs="Arial"/>
                <w:szCs w:val="24"/>
              </w:rPr>
            </w:pPr>
            <w:r>
              <w:rPr>
                <w:rFonts w:eastAsia="Times New Roman" w:cs="Arial"/>
                <w:szCs w:val="24"/>
              </w:rPr>
              <w:t>RF29, RF31</w:t>
            </w:r>
          </w:p>
        </w:tc>
      </w:tr>
      <w:tr w:rsidR="0089221D" w:rsidRPr="00191070" w:rsidTr="007F5744">
        <w:trPr>
          <w:trHeight w:val="431"/>
          <w:tblCellSpacing w:w="15" w:type="dxa"/>
        </w:trPr>
        <w:tc>
          <w:tcPr>
            <w:tcW w:w="4587" w:type="dxa"/>
            <w:vAlign w:val="center"/>
          </w:tcPr>
          <w:p w:rsidR="0089221D" w:rsidRPr="00191070" w:rsidRDefault="0089221D" w:rsidP="00B55342">
            <w:pPr>
              <w:spacing w:line="360" w:lineRule="auto"/>
              <w:jc w:val="both"/>
              <w:rPr>
                <w:rFonts w:cs="Arial"/>
                <w:szCs w:val="24"/>
                <w:lang w:val="es-ES"/>
              </w:rPr>
            </w:pPr>
            <w:r w:rsidRPr="00191070">
              <w:rPr>
                <w:rFonts w:eastAsia="Times New Roman" w:cs="Arial"/>
                <w:szCs w:val="24"/>
                <w:lang w:val="es-ES"/>
              </w:rPr>
              <w:t>Actualización y control de inventario</w:t>
            </w:r>
          </w:p>
        </w:tc>
        <w:tc>
          <w:tcPr>
            <w:tcW w:w="3456" w:type="dxa"/>
            <w:vAlign w:val="center"/>
          </w:tcPr>
          <w:p w:rsidR="0089221D" w:rsidRPr="00191070" w:rsidRDefault="00D04FEB" w:rsidP="00B55342">
            <w:pPr>
              <w:spacing w:line="360" w:lineRule="auto"/>
              <w:jc w:val="both"/>
              <w:rPr>
                <w:rFonts w:cs="Arial"/>
                <w:szCs w:val="24"/>
              </w:rPr>
            </w:pPr>
            <w:r>
              <w:rPr>
                <w:rFonts w:eastAsia="Times New Roman" w:cs="Arial"/>
                <w:szCs w:val="24"/>
              </w:rPr>
              <w:t>RF30, RF32, RF33</w:t>
            </w:r>
          </w:p>
        </w:tc>
      </w:tr>
      <w:tr w:rsidR="0089221D" w:rsidRPr="00191070" w:rsidTr="007F5744">
        <w:trPr>
          <w:tblCellSpacing w:w="15" w:type="dxa"/>
        </w:trPr>
        <w:tc>
          <w:tcPr>
            <w:tcW w:w="4587" w:type="dxa"/>
            <w:vAlign w:val="center"/>
          </w:tcPr>
          <w:p w:rsidR="0089221D" w:rsidRPr="00191070" w:rsidRDefault="0089221D" w:rsidP="00B55342">
            <w:pPr>
              <w:spacing w:line="360" w:lineRule="auto"/>
              <w:jc w:val="both"/>
              <w:rPr>
                <w:rFonts w:cs="Arial"/>
                <w:szCs w:val="24"/>
              </w:rPr>
            </w:pPr>
            <w:r w:rsidRPr="00191070">
              <w:rPr>
                <w:rFonts w:eastAsia="Times New Roman" w:cs="Arial"/>
                <w:szCs w:val="24"/>
                <w:lang w:val="es-ES"/>
              </w:rPr>
              <w:t>Seguimiento histórico y reportes</w:t>
            </w:r>
          </w:p>
        </w:tc>
        <w:tc>
          <w:tcPr>
            <w:tcW w:w="3456" w:type="dxa"/>
            <w:vAlign w:val="center"/>
          </w:tcPr>
          <w:p w:rsidR="0089221D" w:rsidRPr="00191070" w:rsidRDefault="00D04FEB" w:rsidP="00B55342">
            <w:pPr>
              <w:spacing w:line="360" w:lineRule="auto"/>
              <w:jc w:val="both"/>
              <w:rPr>
                <w:rFonts w:cs="Arial"/>
                <w:szCs w:val="24"/>
              </w:rPr>
            </w:pPr>
            <w:r>
              <w:rPr>
                <w:rFonts w:eastAsia="Times New Roman" w:cs="Arial"/>
                <w:szCs w:val="24"/>
              </w:rPr>
              <w:t>RF34, RF35</w:t>
            </w:r>
          </w:p>
        </w:tc>
      </w:tr>
      <w:tr w:rsidR="0089221D" w:rsidRPr="00191070" w:rsidTr="007F5744">
        <w:trPr>
          <w:tblCellSpacing w:w="15" w:type="dxa"/>
        </w:trPr>
        <w:tc>
          <w:tcPr>
            <w:tcW w:w="4587" w:type="dxa"/>
            <w:vAlign w:val="center"/>
          </w:tcPr>
          <w:p w:rsidR="0089221D" w:rsidRPr="00191070" w:rsidRDefault="0089221D" w:rsidP="00B55342">
            <w:pPr>
              <w:spacing w:line="360" w:lineRule="auto"/>
              <w:jc w:val="both"/>
              <w:rPr>
                <w:rFonts w:cs="Arial"/>
                <w:szCs w:val="24"/>
                <w:lang w:val="es-ES"/>
              </w:rPr>
            </w:pPr>
            <w:r w:rsidRPr="00191070">
              <w:rPr>
                <w:rFonts w:eastAsia="Times New Roman" w:cs="Arial"/>
                <w:szCs w:val="24"/>
                <w:lang w:val="es-ES"/>
              </w:rPr>
              <w:t>Integración del sistema</w:t>
            </w:r>
          </w:p>
        </w:tc>
        <w:tc>
          <w:tcPr>
            <w:tcW w:w="3456" w:type="dxa"/>
            <w:vAlign w:val="center"/>
          </w:tcPr>
          <w:p w:rsidR="0089221D" w:rsidRPr="00191070" w:rsidRDefault="00D04FEB" w:rsidP="00C136D8">
            <w:pPr>
              <w:spacing w:line="360" w:lineRule="auto"/>
              <w:jc w:val="both"/>
              <w:rPr>
                <w:rFonts w:cs="Arial"/>
                <w:szCs w:val="24"/>
              </w:rPr>
            </w:pPr>
            <w:r>
              <w:rPr>
                <w:rFonts w:eastAsia="Times New Roman" w:cs="Arial"/>
                <w:szCs w:val="24"/>
              </w:rPr>
              <w:t>RF36, RF37</w:t>
            </w:r>
            <w:r w:rsidR="00B656AC">
              <w:rPr>
                <w:rFonts w:eastAsia="Times New Roman" w:cs="Arial"/>
                <w:szCs w:val="24"/>
              </w:rPr>
              <w:t>, RF38, RF39, RF41</w:t>
            </w:r>
          </w:p>
        </w:tc>
      </w:tr>
      <w:tr w:rsidR="00CE7D0A" w:rsidRPr="00191070" w:rsidTr="007F5744">
        <w:trPr>
          <w:tblCellSpacing w:w="15" w:type="dxa"/>
        </w:trPr>
        <w:tc>
          <w:tcPr>
            <w:tcW w:w="4587" w:type="dxa"/>
            <w:vAlign w:val="center"/>
          </w:tcPr>
          <w:p w:rsidR="00CE7D0A" w:rsidRPr="00191070" w:rsidRDefault="00CE7D0A" w:rsidP="00B55342">
            <w:pPr>
              <w:spacing w:line="360" w:lineRule="auto"/>
              <w:jc w:val="both"/>
              <w:rPr>
                <w:rFonts w:eastAsia="Times New Roman" w:cs="Arial"/>
                <w:szCs w:val="24"/>
                <w:lang w:val="es-ES"/>
              </w:rPr>
            </w:pPr>
            <w:r>
              <w:rPr>
                <w:rFonts w:eastAsia="Times New Roman" w:cs="Arial"/>
                <w:lang w:val="es-ES"/>
              </w:rPr>
              <w:t>Administrar cuenta cliente</w:t>
            </w:r>
          </w:p>
        </w:tc>
        <w:tc>
          <w:tcPr>
            <w:tcW w:w="3456" w:type="dxa"/>
            <w:vAlign w:val="center"/>
          </w:tcPr>
          <w:p w:rsidR="00CE7D0A" w:rsidRPr="00191070" w:rsidRDefault="00CE7D0A" w:rsidP="00B55342">
            <w:pPr>
              <w:spacing w:line="360" w:lineRule="auto"/>
              <w:jc w:val="both"/>
              <w:rPr>
                <w:rFonts w:eastAsia="Times New Roman" w:cs="Arial"/>
                <w:szCs w:val="24"/>
              </w:rPr>
            </w:pPr>
            <w:r>
              <w:rPr>
                <w:rFonts w:eastAsia="Times New Roman" w:cs="Arial"/>
                <w:szCs w:val="24"/>
              </w:rPr>
              <w:t>RF2, RF3</w:t>
            </w:r>
          </w:p>
        </w:tc>
      </w:tr>
      <w:tr w:rsidR="00CE7D0A" w:rsidRPr="00191070" w:rsidTr="007F5744">
        <w:trPr>
          <w:tblCellSpacing w:w="15" w:type="dxa"/>
        </w:trPr>
        <w:tc>
          <w:tcPr>
            <w:tcW w:w="4587" w:type="dxa"/>
            <w:vAlign w:val="center"/>
          </w:tcPr>
          <w:p w:rsidR="00CE7D0A" w:rsidRPr="00191070" w:rsidRDefault="00CE7D0A" w:rsidP="00B55342">
            <w:pPr>
              <w:spacing w:line="360" w:lineRule="auto"/>
              <w:jc w:val="both"/>
              <w:rPr>
                <w:rFonts w:eastAsia="Times New Roman" w:cs="Arial"/>
                <w:szCs w:val="24"/>
                <w:lang w:val="es-ES"/>
              </w:rPr>
            </w:pPr>
            <w:r>
              <w:rPr>
                <w:rFonts w:eastAsia="Times New Roman" w:cs="Arial"/>
                <w:lang w:val="es-ES"/>
              </w:rPr>
              <w:t>Listar clientes</w:t>
            </w:r>
          </w:p>
        </w:tc>
        <w:tc>
          <w:tcPr>
            <w:tcW w:w="3456" w:type="dxa"/>
            <w:vAlign w:val="center"/>
          </w:tcPr>
          <w:p w:rsidR="00CE7D0A" w:rsidRPr="00191070" w:rsidRDefault="00CE7D0A" w:rsidP="00B55342">
            <w:pPr>
              <w:spacing w:line="360" w:lineRule="auto"/>
              <w:jc w:val="both"/>
              <w:rPr>
                <w:rFonts w:eastAsia="Times New Roman" w:cs="Arial"/>
                <w:szCs w:val="24"/>
              </w:rPr>
            </w:pPr>
            <w:r>
              <w:rPr>
                <w:rFonts w:eastAsia="Times New Roman" w:cs="Arial"/>
                <w:szCs w:val="24"/>
              </w:rPr>
              <w:t>RF4</w:t>
            </w:r>
          </w:p>
        </w:tc>
      </w:tr>
    </w:tbl>
    <w:p w:rsidR="0089221D" w:rsidRPr="00191070" w:rsidRDefault="0089221D" w:rsidP="00B55342">
      <w:pPr>
        <w:spacing w:line="360" w:lineRule="auto"/>
        <w:ind w:firstLineChars="50" w:firstLine="120"/>
        <w:jc w:val="both"/>
        <w:rPr>
          <w:rFonts w:cs="Arial"/>
          <w:b/>
          <w:bCs/>
          <w:szCs w:val="24"/>
        </w:rPr>
      </w:pPr>
    </w:p>
    <w:p w:rsidR="00D25336" w:rsidRPr="00191070" w:rsidRDefault="00D25336" w:rsidP="00B55342">
      <w:pPr>
        <w:spacing w:line="360" w:lineRule="auto"/>
        <w:ind w:firstLineChars="50" w:firstLine="120"/>
        <w:jc w:val="both"/>
        <w:rPr>
          <w:rFonts w:cs="Arial"/>
          <w:b/>
          <w:bCs/>
          <w:szCs w:val="24"/>
        </w:rPr>
      </w:pPr>
    </w:p>
    <w:p w:rsidR="00D25336" w:rsidRPr="00191070" w:rsidRDefault="00D25336" w:rsidP="00B55342">
      <w:pPr>
        <w:spacing w:line="360" w:lineRule="auto"/>
        <w:jc w:val="both"/>
        <w:rPr>
          <w:rFonts w:cs="Arial"/>
          <w:b/>
          <w:bCs/>
          <w:sz w:val="28"/>
          <w:szCs w:val="24"/>
        </w:rPr>
      </w:pPr>
    </w:p>
    <w:p w:rsidR="00D25336" w:rsidRPr="00191070" w:rsidRDefault="00D25336" w:rsidP="00B55342">
      <w:pPr>
        <w:spacing w:line="360" w:lineRule="auto"/>
        <w:jc w:val="both"/>
        <w:rPr>
          <w:rFonts w:cs="Arial"/>
          <w:b/>
          <w:bCs/>
          <w:sz w:val="28"/>
          <w:szCs w:val="24"/>
        </w:rPr>
      </w:pPr>
    </w:p>
    <w:p w:rsidR="00D25336" w:rsidRPr="00191070" w:rsidRDefault="00D25336" w:rsidP="00B55342">
      <w:pPr>
        <w:spacing w:line="360" w:lineRule="auto"/>
        <w:jc w:val="both"/>
        <w:rPr>
          <w:rFonts w:cs="Arial"/>
          <w:b/>
          <w:bCs/>
          <w:sz w:val="28"/>
          <w:szCs w:val="24"/>
        </w:rPr>
      </w:pPr>
    </w:p>
    <w:p w:rsidR="00D25336" w:rsidRPr="00191070" w:rsidRDefault="00D25336" w:rsidP="00B55342">
      <w:pPr>
        <w:spacing w:line="360" w:lineRule="auto"/>
        <w:jc w:val="both"/>
        <w:rPr>
          <w:rFonts w:cs="Arial"/>
          <w:b/>
          <w:bCs/>
          <w:sz w:val="28"/>
          <w:szCs w:val="24"/>
        </w:rPr>
      </w:pPr>
    </w:p>
    <w:p w:rsidR="00D25336" w:rsidRPr="00191070" w:rsidRDefault="00D25336" w:rsidP="00B55342">
      <w:pPr>
        <w:spacing w:line="360" w:lineRule="auto"/>
        <w:jc w:val="both"/>
        <w:rPr>
          <w:rFonts w:cs="Arial"/>
          <w:b/>
          <w:bCs/>
          <w:sz w:val="28"/>
          <w:szCs w:val="24"/>
        </w:rPr>
      </w:pPr>
    </w:p>
    <w:p w:rsidR="00D25336" w:rsidRPr="00191070" w:rsidRDefault="00D25336" w:rsidP="00B55342">
      <w:pPr>
        <w:spacing w:line="360" w:lineRule="auto"/>
        <w:jc w:val="both"/>
        <w:rPr>
          <w:rFonts w:cs="Arial"/>
          <w:b/>
          <w:bCs/>
          <w:sz w:val="28"/>
          <w:szCs w:val="24"/>
        </w:rPr>
      </w:pPr>
    </w:p>
    <w:p w:rsidR="00D25336" w:rsidRPr="00191070" w:rsidRDefault="00D25336" w:rsidP="00B55342">
      <w:pPr>
        <w:spacing w:line="360" w:lineRule="auto"/>
        <w:jc w:val="both"/>
        <w:rPr>
          <w:rFonts w:cs="Arial"/>
          <w:b/>
          <w:bCs/>
          <w:sz w:val="28"/>
          <w:szCs w:val="24"/>
        </w:rPr>
      </w:pPr>
    </w:p>
    <w:p w:rsidR="00D25336" w:rsidRPr="00191070" w:rsidRDefault="00D25336" w:rsidP="00B55342">
      <w:pPr>
        <w:spacing w:line="360" w:lineRule="auto"/>
        <w:jc w:val="both"/>
        <w:rPr>
          <w:rFonts w:cs="Arial"/>
          <w:b/>
          <w:bCs/>
          <w:sz w:val="28"/>
          <w:szCs w:val="24"/>
        </w:rPr>
      </w:pPr>
    </w:p>
    <w:p w:rsidR="00D25336" w:rsidRPr="00191070" w:rsidRDefault="00D25336" w:rsidP="00B55342">
      <w:pPr>
        <w:spacing w:line="360" w:lineRule="auto"/>
        <w:jc w:val="both"/>
        <w:rPr>
          <w:rFonts w:cs="Arial"/>
          <w:b/>
          <w:bCs/>
          <w:sz w:val="28"/>
          <w:szCs w:val="24"/>
        </w:rPr>
      </w:pPr>
    </w:p>
    <w:p w:rsidR="00D25336" w:rsidRPr="00191070" w:rsidRDefault="00D25336" w:rsidP="00B55342">
      <w:pPr>
        <w:spacing w:line="360" w:lineRule="auto"/>
        <w:jc w:val="both"/>
        <w:rPr>
          <w:rFonts w:cs="Arial"/>
          <w:b/>
          <w:bCs/>
          <w:sz w:val="28"/>
          <w:szCs w:val="24"/>
        </w:rPr>
      </w:pPr>
    </w:p>
    <w:p w:rsidR="00D75707" w:rsidRPr="009D6A0C" w:rsidRDefault="00D75707" w:rsidP="00B55342">
      <w:pPr>
        <w:spacing w:line="360" w:lineRule="auto"/>
        <w:jc w:val="both"/>
        <w:rPr>
          <w:rFonts w:cs="Arial"/>
          <w:b/>
          <w:bCs/>
          <w:sz w:val="28"/>
          <w:szCs w:val="24"/>
        </w:rPr>
      </w:pPr>
    </w:p>
    <w:p w:rsidR="00D25336" w:rsidRPr="00191070" w:rsidRDefault="00D25336" w:rsidP="00B55342">
      <w:pPr>
        <w:spacing w:line="360" w:lineRule="auto"/>
        <w:jc w:val="both"/>
        <w:rPr>
          <w:rFonts w:cs="Arial"/>
          <w:b/>
          <w:bCs/>
          <w:sz w:val="28"/>
          <w:szCs w:val="24"/>
          <w:lang w:val="es-ES"/>
        </w:rPr>
      </w:pPr>
      <w:r w:rsidRPr="00191070">
        <w:rPr>
          <w:rFonts w:cs="Arial"/>
          <w:b/>
          <w:bCs/>
          <w:sz w:val="28"/>
          <w:szCs w:val="24"/>
          <w:lang w:val="es-ES"/>
        </w:rPr>
        <w:t>Conclusiones parciales</w:t>
      </w:r>
    </w:p>
    <w:p w:rsidR="00D25336" w:rsidRPr="00191070" w:rsidRDefault="00D25336" w:rsidP="00B55342">
      <w:pPr>
        <w:spacing w:line="360" w:lineRule="auto"/>
        <w:ind w:firstLineChars="50" w:firstLine="120"/>
        <w:jc w:val="both"/>
        <w:rPr>
          <w:rFonts w:cs="Arial"/>
          <w:lang w:val="es-ES"/>
        </w:rPr>
      </w:pPr>
      <w:r w:rsidRPr="00191070">
        <w:rPr>
          <w:rFonts w:cs="Arial"/>
          <w:lang w:val="es-ES"/>
        </w:rPr>
        <w:t>El análisis de los requisitos funcionales y no funcionales permitió identificar las necesidades clave de los distintos actores del sistema, poniendo en evidencia la importancia de gestionar de manera eficiente clientes, roles, productos, pedidos, pagos, envíos, devoluciones e inventario. La elaboración de historias de usuario facilitó la comprensión de las funcionalidades requeridas y su priorización según impacto en el negocio y complejidad técnica, revelando dependencias y oportunidades de optimización. Finalmente, la agrupación de requisitos funcionales por historias de usuario y la definición de criterios de aceptación proporcionaron una base sólida para el diseño e implementación del sistema, asegurando la trazabilidad, la coherencia con las operaciones reales y la alineación con las necesidades del negocio, contribuyendo al fortalecimiento de la gestión comercial y tecnológica de la MIPYME.</w:t>
      </w:r>
    </w:p>
    <w:p w:rsidR="00B64B52" w:rsidRPr="00191070" w:rsidRDefault="00B64B52" w:rsidP="00B55342">
      <w:pPr>
        <w:spacing w:line="360" w:lineRule="auto"/>
        <w:ind w:firstLineChars="50" w:firstLine="120"/>
        <w:jc w:val="both"/>
        <w:rPr>
          <w:rFonts w:cs="Arial"/>
          <w:lang w:val="es-ES"/>
        </w:rPr>
      </w:pPr>
    </w:p>
    <w:p w:rsidR="00B64B52" w:rsidRPr="00191070" w:rsidRDefault="00B64B52" w:rsidP="00B55342">
      <w:pPr>
        <w:spacing w:line="360" w:lineRule="auto"/>
        <w:ind w:firstLineChars="50" w:firstLine="120"/>
        <w:jc w:val="both"/>
        <w:rPr>
          <w:rFonts w:cs="Arial"/>
          <w:lang w:val="es-ES"/>
        </w:rPr>
      </w:pPr>
    </w:p>
    <w:p w:rsidR="00B64B52" w:rsidRPr="00191070" w:rsidRDefault="00B64B52" w:rsidP="00B55342">
      <w:pPr>
        <w:spacing w:line="360" w:lineRule="auto"/>
        <w:ind w:firstLineChars="50" w:firstLine="120"/>
        <w:jc w:val="both"/>
        <w:rPr>
          <w:rFonts w:cs="Arial"/>
          <w:lang w:val="es-ES"/>
        </w:rPr>
      </w:pPr>
    </w:p>
    <w:p w:rsidR="00B64B52" w:rsidRPr="00191070" w:rsidRDefault="00B64B52" w:rsidP="00B55342">
      <w:pPr>
        <w:spacing w:line="360" w:lineRule="auto"/>
        <w:ind w:firstLineChars="50" w:firstLine="120"/>
        <w:jc w:val="both"/>
        <w:rPr>
          <w:rFonts w:cs="Arial"/>
          <w:lang w:val="es-ES"/>
        </w:rPr>
      </w:pPr>
    </w:p>
    <w:p w:rsidR="00B64B52" w:rsidRPr="00191070" w:rsidRDefault="00B64B52" w:rsidP="00B55342">
      <w:pPr>
        <w:spacing w:line="360" w:lineRule="auto"/>
        <w:ind w:firstLineChars="50" w:firstLine="120"/>
        <w:jc w:val="both"/>
        <w:rPr>
          <w:rFonts w:cs="Arial"/>
          <w:lang w:val="es-ES"/>
        </w:rPr>
      </w:pPr>
    </w:p>
    <w:p w:rsidR="00B64B52" w:rsidRPr="00191070" w:rsidRDefault="00B64B52" w:rsidP="00B55342">
      <w:pPr>
        <w:spacing w:line="360" w:lineRule="auto"/>
        <w:ind w:firstLineChars="50" w:firstLine="120"/>
        <w:jc w:val="both"/>
        <w:rPr>
          <w:rFonts w:cs="Arial"/>
          <w:lang w:val="es-ES"/>
        </w:rPr>
      </w:pPr>
    </w:p>
    <w:p w:rsidR="00B64B52" w:rsidRPr="00191070" w:rsidRDefault="00B64B52" w:rsidP="00B55342">
      <w:pPr>
        <w:spacing w:line="360" w:lineRule="auto"/>
        <w:ind w:firstLineChars="50" w:firstLine="120"/>
        <w:jc w:val="both"/>
        <w:rPr>
          <w:rFonts w:cs="Arial"/>
          <w:lang w:val="es-ES"/>
        </w:rPr>
      </w:pPr>
    </w:p>
    <w:p w:rsidR="00B64B52" w:rsidRPr="00191070" w:rsidRDefault="00B64B52" w:rsidP="00B55342">
      <w:pPr>
        <w:spacing w:line="360" w:lineRule="auto"/>
        <w:ind w:firstLineChars="50" w:firstLine="120"/>
        <w:jc w:val="both"/>
        <w:rPr>
          <w:rFonts w:cs="Arial"/>
          <w:lang w:val="es-ES"/>
        </w:rPr>
      </w:pPr>
    </w:p>
    <w:p w:rsidR="00B64B52" w:rsidRPr="00191070" w:rsidRDefault="00B64B52" w:rsidP="00B55342">
      <w:pPr>
        <w:spacing w:line="360" w:lineRule="auto"/>
        <w:ind w:firstLineChars="50" w:firstLine="120"/>
        <w:jc w:val="both"/>
        <w:rPr>
          <w:rFonts w:cs="Arial"/>
          <w:lang w:val="es-ES"/>
        </w:rPr>
      </w:pPr>
    </w:p>
    <w:p w:rsidR="00B64B52" w:rsidRPr="00191070" w:rsidRDefault="00B64B52" w:rsidP="00B55342">
      <w:pPr>
        <w:spacing w:line="360" w:lineRule="auto"/>
        <w:ind w:firstLineChars="50" w:firstLine="120"/>
        <w:jc w:val="both"/>
        <w:rPr>
          <w:rFonts w:cs="Arial"/>
          <w:lang w:val="es-ES"/>
        </w:rPr>
      </w:pPr>
    </w:p>
    <w:p w:rsidR="00B64B52" w:rsidRPr="00191070" w:rsidRDefault="00B64B52" w:rsidP="00B55342">
      <w:pPr>
        <w:spacing w:line="360" w:lineRule="auto"/>
        <w:ind w:firstLineChars="50" w:firstLine="120"/>
        <w:jc w:val="both"/>
        <w:rPr>
          <w:rFonts w:cs="Arial"/>
          <w:lang w:val="es-ES"/>
        </w:rPr>
      </w:pPr>
    </w:p>
    <w:p w:rsidR="00B64B52" w:rsidRPr="00191070" w:rsidRDefault="00B64B52" w:rsidP="00B55342">
      <w:pPr>
        <w:pStyle w:val="Ttulo1"/>
        <w:spacing w:line="360" w:lineRule="auto"/>
        <w:jc w:val="both"/>
        <w:rPr>
          <w:rFonts w:cs="Arial"/>
          <w:b w:val="0"/>
          <w:iCs/>
          <w:szCs w:val="28"/>
          <w:lang w:val="es-ES"/>
        </w:rPr>
      </w:pPr>
      <w:bookmarkStart w:id="36" w:name="_Toc216556291"/>
      <w:r w:rsidRPr="00191070">
        <w:rPr>
          <w:rFonts w:cs="Arial"/>
          <w:iCs/>
          <w:szCs w:val="28"/>
          <w:lang w:val="es-ES"/>
        </w:rPr>
        <w:t>Capítulo IV. Validación y gestión de requisitos</w:t>
      </w:r>
      <w:bookmarkEnd w:id="36"/>
      <w:r w:rsidRPr="00191070">
        <w:rPr>
          <w:rFonts w:cs="Arial"/>
          <w:i/>
          <w:iCs/>
          <w:color w:val="0000FF"/>
          <w:sz w:val="24"/>
          <w:szCs w:val="24"/>
          <w:lang w:val="es-ES"/>
        </w:rPr>
        <w:t xml:space="preserve"> </w:t>
      </w:r>
    </w:p>
    <w:p w:rsidR="00B64B52" w:rsidRPr="00191070" w:rsidRDefault="00B64B52" w:rsidP="00B55342">
      <w:pPr>
        <w:spacing w:line="360" w:lineRule="auto"/>
        <w:jc w:val="both"/>
        <w:rPr>
          <w:rFonts w:cs="Arial"/>
          <w:b/>
          <w:iCs/>
          <w:sz w:val="26"/>
          <w:szCs w:val="26"/>
          <w:lang w:val="es-ES"/>
        </w:rPr>
      </w:pPr>
      <w:r w:rsidRPr="00191070">
        <w:rPr>
          <w:rFonts w:cs="Arial"/>
          <w:b/>
          <w:iCs/>
          <w:sz w:val="26"/>
          <w:szCs w:val="26"/>
          <w:lang w:val="es-ES"/>
        </w:rPr>
        <w:t>Introducción</w:t>
      </w:r>
    </w:p>
    <w:p w:rsidR="00B64B52" w:rsidRPr="00191070" w:rsidRDefault="00B64B52" w:rsidP="00B55342">
      <w:pPr>
        <w:spacing w:line="360" w:lineRule="auto"/>
        <w:jc w:val="both"/>
        <w:rPr>
          <w:rFonts w:cs="Arial"/>
          <w:i/>
          <w:iCs/>
          <w:color w:val="0000FF"/>
          <w:sz w:val="32"/>
          <w:szCs w:val="26"/>
          <w:lang w:val="es-ES"/>
        </w:rPr>
      </w:pPr>
      <w:r w:rsidRPr="00191070">
        <w:rPr>
          <w:rFonts w:cs="Arial"/>
          <w:lang w:val="es-ES"/>
        </w:rPr>
        <w:t>En este capítulo se presentan los casos de prueba diseñados para validar el correcto funcionamiento del sistema, basados en los requisitos funcionales identificados durante el análisis del proyecto. Cada caso de prueba describe de manera detallada los datos de entrada, las acciones a realizar y los resultados esperados, garantizando que los distintos procesos del software cumplan con los objetivos y necesidades del usuario. La elaboración de estos casos permite detectar posibles errores, verificar la integridad de las operaciones y asegurar que el sistema proporcione un comportamiento confiable y consistente en escenarios reales de uso.</w:t>
      </w:r>
    </w:p>
    <w:p w:rsidR="00B64B52" w:rsidRPr="00191070" w:rsidRDefault="00B64B52" w:rsidP="00B55342">
      <w:pPr>
        <w:pStyle w:val="Ttulo2"/>
        <w:numPr>
          <w:ilvl w:val="1"/>
          <w:numId w:val="0"/>
        </w:numPr>
        <w:spacing w:line="360" w:lineRule="auto"/>
        <w:jc w:val="both"/>
        <w:rPr>
          <w:rFonts w:ascii="Arial" w:eastAsia="Calibri" w:hAnsi="Arial" w:cs="Arial"/>
          <w:bCs/>
          <w:iCs w:val="0"/>
          <w:kern w:val="0"/>
          <w:sz w:val="24"/>
          <w:szCs w:val="24"/>
          <w:lang w:val="es-ES"/>
        </w:rPr>
      </w:pPr>
      <w:bookmarkStart w:id="37" w:name="_Toc342950959"/>
      <w:bookmarkStart w:id="38" w:name="_Toc216556292"/>
      <w:r w:rsidRPr="00191070">
        <w:rPr>
          <w:rFonts w:ascii="Arial" w:eastAsia="Calibri" w:hAnsi="Arial" w:cs="Arial"/>
          <w:bCs/>
          <w:iCs w:val="0"/>
          <w:kern w:val="0"/>
          <w:sz w:val="24"/>
          <w:szCs w:val="24"/>
          <w:lang w:val="es-ES"/>
        </w:rPr>
        <w:t xml:space="preserve">4.1 </w:t>
      </w:r>
      <w:bookmarkEnd w:id="37"/>
      <w:r w:rsidRPr="00191070">
        <w:rPr>
          <w:rFonts w:ascii="Arial" w:eastAsia="Calibri" w:hAnsi="Arial" w:cs="Arial"/>
          <w:bCs/>
          <w:iCs w:val="0"/>
          <w:kern w:val="0"/>
          <w:sz w:val="24"/>
          <w:szCs w:val="24"/>
          <w:lang w:val="es-ES"/>
        </w:rPr>
        <w:t>Técnica de validación de requisitos</w:t>
      </w:r>
      <w:bookmarkEnd w:id="38"/>
    </w:p>
    <w:p w:rsidR="00BB26E4" w:rsidRPr="00191070" w:rsidRDefault="00BB26E4" w:rsidP="00B55342">
      <w:pPr>
        <w:spacing w:before="100" w:beforeAutospacing="1" w:after="100" w:afterAutospacing="1" w:line="360" w:lineRule="auto"/>
        <w:jc w:val="both"/>
        <w:rPr>
          <w:rFonts w:eastAsia="Times New Roman" w:cs="Arial"/>
          <w:szCs w:val="24"/>
          <w:lang w:val="es-ES" w:eastAsia="en-US"/>
        </w:rPr>
      </w:pPr>
      <w:r w:rsidRPr="00191070">
        <w:rPr>
          <w:rFonts w:eastAsia="Times New Roman" w:cs="Arial"/>
          <w:szCs w:val="24"/>
          <w:lang w:val="es-ES" w:eastAsia="en-US"/>
        </w:rPr>
        <w:t xml:space="preserve">Para garantizar que cada Requisito Funcional (RF) definido se cumpla correctamente, se emplea la validación mediante casos de prueba (CP). Un CP es la descripción de </w:t>
      </w:r>
      <w:r w:rsidRPr="00191070">
        <w:rPr>
          <w:rFonts w:eastAsia="Times New Roman" w:cs="Arial"/>
          <w:szCs w:val="24"/>
          <w:lang w:val="es-ES" w:eastAsia="en-US"/>
        </w:rPr>
        <w:lastRenderedPageBreak/>
        <w:t>una acción específica que se debe realizar con el software, detallando de manera precisa los datos de entrada, las tareas a ejecutar y los resultados esperados. Esta técnica permite verificar sistemáticamente que cada funcionalidad se comporte según lo previsto y facilita la detección de posibles errores antes de la implementación del sistema.</w:t>
      </w:r>
    </w:p>
    <w:p w:rsidR="00BB26E4" w:rsidRPr="00191070" w:rsidRDefault="00BB26E4" w:rsidP="00B55342">
      <w:pPr>
        <w:spacing w:before="100" w:beforeAutospacing="1" w:after="100" w:afterAutospacing="1" w:line="360" w:lineRule="auto"/>
        <w:jc w:val="both"/>
        <w:rPr>
          <w:rFonts w:eastAsia="Times New Roman" w:cs="Arial"/>
          <w:szCs w:val="24"/>
          <w:lang w:val="es-ES" w:eastAsia="en-US"/>
        </w:rPr>
      </w:pPr>
      <w:r w:rsidRPr="00191070">
        <w:rPr>
          <w:rFonts w:eastAsia="Times New Roman" w:cs="Arial"/>
          <w:szCs w:val="24"/>
          <w:lang w:val="es-ES" w:eastAsia="en-US"/>
        </w:rPr>
        <w:t>Se opta por esta técnica porque ofrece un enfoque concreto y detallado para evaluar el cumplimiento de cada RF de manera individual, asegurando que todos los aspectos funcionales se controlen de forma estructurada. A continuación, se presentan los casos de prueba diseñados para validar cada uno de los RF identificados en el proyecto.</w:t>
      </w:r>
    </w:p>
    <w:p w:rsidR="00735FB0" w:rsidRPr="00191070" w:rsidRDefault="00735FB0" w:rsidP="00B55342">
      <w:pPr>
        <w:pStyle w:val="Textoindependiente"/>
        <w:spacing w:line="360" w:lineRule="auto"/>
        <w:jc w:val="both"/>
        <w:rPr>
          <w:rFonts w:cs="Arial"/>
          <w:lang w:val="es-ES"/>
        </w:rPr>
      </w:pPr>
    </w:p>
    <w:p w:rsidR="00B64B52" w:rsidRPr="00191070" w:rsidRDefault="00B64B52" w:rsidP="00B55342">
      <w:pPr>
        <w:spacing w:line="360" w:lineRule="auto"/>
        <w:jc w:val="both"/>
        <w:rPr>
          <w:rFonts w:eastAsia="Times New Roman" w:cs="Arial"/>
          <w:lang w:val="es-ES" w:eastAsia="en-US"/>
        </w:rPr>
      </w:pPr>
      <w:bookmarkStart w:id="39" w:name="_Toc213227138"/>
      <w:r w:rsidRPr="00191070">
        <w:rPr>
          <w:rFonts w:cs="Arial"/>
          <w:lang w:val="es-ES"/>
        </w:rPr>
        <w:t xml:space="preserve">Requisito: "Emitir panel administrativo / </w:t>
      </w:r>
      <w:proofErr w:type="spellStart"/>
      <w:r w:rsidRPr="00191070">
        <w:rPr>
          <w:rFonts w:cs="Arial"/>
          <w:lang w:val="es-ES"/>
        </w:rPr>
        <w:t>dashboard</w:t>
      </w:r>
      <w:proofErr w:type="spellEnd"/>
      <w:r w:rsidRPr="00191070">
        <w:rPr>
          <w:rFonts w:cs="Arial"/>
          <w:lang w:val="es-ES"/>
        </w:rPr>
        <w:t>"</w:t>
      </w:r>
      <w:bookmarkEnd w:id="39"/>
    </w:p>
    <w:p w:rsidR="00B64B52" w:rsidRPr="009D6A0C" w:rsidRDefault="00B64B52" w:rsidP="00B55342">
      <w:pPr>
        <w:spacing w:line="360" w:lineRule="auto"/>
        <w:jc w:val="both"/>
        <w:rPr>
          <w:rFonts w:cs="Arial"/>
          <w:lang w:val="es-ES"/>
        </w:rPr>
      </w:pPr>
      <w:r w:rsidRPr="009D6A0C">
        <w:rPr>
          <w:rStyle w:val="Textoennegrita"/>
          <w:rFonts w:cs="Arial"/>
          <w:lang w:val="es-ES"/>
        </w:rPr>
        <w:t>Caso 1: Visualización de indicadores</w:t>
      </w:r>
    </w:p>
    <w:p w:rsidR="00B64B52" w:rsidRPr="009D6A0C" w:rsidRDefault="00B64B52" w:rsidP="00B55342">
      <w:pPr>
        <w:spacing w:line="360" w:lineRule="auto"/>
        <w:jc w:val="both"/>
        <w:rPr>
          <w:rFonts w:cs="Arial"/>
          <w:lang w:val="es-ES"/>
        </w:rPr>
      </w:pPr>
      <w:r w:rsidRPr="009D6A0C">
        <w:rPr>
          <w:rFonts w:cs="Arial"/>
          <w:lang w:val="es-ES"/>
        </w:rPr>
        <w:t xml:space="preserve">Entrada: Usuario administrador </w:t>
      </w:r>
      <w:proofErr w:type="spellStart"/>
      <w:r w:rsidRPr="009D6A0C">
        <w:rPr>
          <w:rFonts w:cs="Arial"/>
          <w:lang w:val="es-ES"/>
        </w:rPr>
        <w:t>logueado</w:t>
      </w:r>
      <w:proofErr w:type="spellEnd"/>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"Abrir </w:t>
      </w:r>
      <w:proofErr w:type="spellStart"/>
      <w:r w:rsidRPr="009D6A0C">
        <w:rPr>
          <w:rFonts w:cs="Arial"/>
          <w:lang w:val="es-ES"/>
        </w:rPr>
        <w:t>dashboard</w:t>
      </w:r>
      <w:proofErr w:type="spellEnd"/>
      <w:r w:rsidRPr="009D6A0C">
        <w:rPr>
          <w:rFonts w:cs="Arial"/>
          <w:lang w:val="es-ES"/>
        </w:rPr>
        <w:t>"</w:t>
      </w:r>
    </w:p>
    <w:p w:rsidR="00B64B52" w:rsidRPr="00191070" w:rsidRDefault="00B64B52" w:rsidP="00B55342">
      <w:pPr>
        <w:spacing w:line="360" w:lineRule="auto"/>
        <w:jc w:val="both"/>
        <w:rPr>
          <w:rFonts w:cs="Arial"/>
          <w:lang w:val="es-ES"/>
        </w:rPr>
      </w:pPr>
      <w:r w:rsidRPr="00191070">
        <w:rPr>
          <w:rFonts w:cs="Arial"/>
          <w:lang w:val="es-ES"/>
        </w:rPr>
        <w:t>Resultado esperado: Visualización de ventas, pedidos pendientes, stock crítico y alertas + mensaje "</w:t>
      </w:r>
      <w:proofErr w:type="spellStart"/>
      <w:r w:rsidRPr="00191070">
        <w:rPr>
          <w:rFonts w:cs="Arial"/>
          <w:lang w:val="es-ES"/>
        </w:rPr>
        <w:t>Dashboard</w:t>
      </w:r>
      <w:proofErr w:type="spellEnd"/>
      <w:r w:rsidRPr="00191070">
        <w:rPr>
          <w:rFonts w:cs="Arial"/>
          <w:lang w:val="es-ES"/>
        </w:rPr>
        <w:t xml:space="preserve"> cargado correctamente"</w:t>
      </w:r>
    </w:p>
    <w:p w:rsidR="00B64B52" w:rsidRPr="009D6A0C" w:rsidRDefault="00B64B52" w:rsidP="00B55342">
      <w:pPr>
        <w:spacing w:line="360" w:lineRule="auto"/>
        <w:jc w:val="both"/>
        <w:rPr>
          <w:rFonts w:cs="Arial"/>
          <w:lang w:val="es-ES"/>
        </w:rPr>
      </w:pPr>
      <w:r w:rsidRPr="009D6A0C">
        <w:rPr>
          <w:rStyle w:val="Textoennegrita"/>
          <w:rFonts w:cs="Arial"/>
          <w:lang w:val="es-ES"/>
        </w:rPr>
        <w:t>Caso 2: Usuario sin permisos</w:t>
      </w:r>
    </w:p>
    <w:p w:rsidR="00B64B52" w:rsidRPr="009D6A0C" w:rsidRDefault="00B64B52" w:rsidP="00B55342">
      <w:pPr>
        <w:spacing w:line="360" w:lineRule="auto"/>
        <w:jc w:val="both"/>
        <w:rPr>
          <w:rFonts w:cs="Arial"/>
          <w:lang w:val="es-ES"/>
        </w:rPr>
      </w:pPr>
      <w:r w:rsidRPr="009D6A0C">
        <w:rPr>
          <w:rFonts w:cs="Arial"/>
          <w:lang w:val="es-ES"/>
        </w:rPr>
        <w:t xml:space="preserve">Entrada: Usuario vendedor </w:t>
      </w:r>
      <w:proofErr w:type="spellStart"/>
      <w:r w:rsidRPr="009D6A0C">
        <w:rPr>
          <w:rFonts w:cs="Arial"/>
          <w:lang w:val="es-ES"/>
        </w:rPr>
        <w:t>logueado</w:t>
      </w:r>
      <w:proofErr w:type="spellEnd"/>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"Abrir </w:t>
      </w:r>
      <w:proofErr w:type="spellStart"/>
      <w:r w:rsidRPr="009D6A0C">
        <w:rPr>
          <w:rFonts w:cs="Arial"/>
          <w:lang w:val="es-ES"/>
        </w:rPr>
        <w:t>dashboard</w:t>
      </w:r>
      <w:proofErr w:type="spellEnd"/>
      <w:r w:rsidRPr="009D6A0C">
        <w:rPr>
          <w:rFonts w:cs="Arial"/>
          <w:lang w:val="es-ES"/>
        </w:rPr>
        <w:t>"</w:t>
      </w:r>
    </w:p>
    <w:p w:rsidR="00B64B52" w:rsidRPr="00191070" w:rsidRDefault="00B64B52" w:rsidP="00B55342">
      <w:pPr>
        <w:spacing w:line="360" w:lineRule="auto"/>
        <w:jc w:val="both"/>
        <w:rPr>
          <w:rFonts w:cs="Arial"/>
          <w:lang w:val="es-ES"/>
        </w:rPr>
      </w:pPr>
      <w:r w:rsidRPr="00191070">
        <w:rPr>
          <w:rFonts w:cs="Arial"/>
          <w:lang w:val="es-ES"/>
        </w:rPr>
        <w:t>Resultado esperado: Mensaje "No tiene permisos para acceder al panel administrativo" + acceso denegado</w:t>
      </w:r>
    </w:p>
    <w:p w:rsidR="00B64B52" w:rsidRPr="00191070" w:rsidRDefault="008202A4" w:rsidP="00B55342">
      <w:pPr>
        <w:spacing w:line="360" w:lineRule="auto"/>
        <w:jc w:val="both"/>
        <w:rPr>
          <w:rFonts w:cs="Arial"/>
          <w:szCs w:val="24"/>
        </w:rPr>
      </w:pPr>
      <w:r>
        <w:rPr>
          <w:rFonts w:cs="Arial"/>
          <w:szCs w:val="24"/>
        </w:rPr>
        <w:pict>
          <v:rect id="_x0000_i1075" style="width:0;height:1.5pt" o:hralign="center" o:hrstd="t" o:hr="t" fillcolor="#a0a0a0" stroked="f"/>
        </w:pict>
      </w:r>
    </w:p>
    <w:p w:rsidR="00B64B52" w:rsidRPr="00191070" w:rsidRDefault="00B64B52" w:rsidP="00B55342">
      <w:pPr>
        <w:spacing w:line="360" w:lineRule="auto"/>
        <w:jc w:val="both"/>
        <w:rPr>
          <w:rFonts w:cs="Arial"/>
          <w:lang w:val="es-ES"/>
        </w:rPr>
      </w:pPr>
      <w:bookmarkStart w:id="40" w:name="_Toc213227139"/>
      <w:r w:rsidRPr="00191070">
        <w:rPr>
          <w:rFonts w:cs="Arial"/>
          <w:lang w:val="es-ES"/>
        </w:rPr>
        <w:t>Requisito: "Emitir facturas legales"</w:t>
      </w:r>
      <w:bookmarkEnd w:id="40"/>
    </w:p>
    <w:p w:rsidR="00B64B52" w:rsidRPr="00191070" w:rsidRDefault="00B64B52" w:rsidP="00B55342">
      <w:pPr>
        <w:spacing w:line="360" w:lineRule="auto"/>
        <w:jc w:val="both"/>
        <w:rPr>
          <w:rFonts w:cs="Arial"/>
          <w:lang w:val="es-ES"/>
        </w:rPr>
      </w:pPr>
      <w:r w:rsidRPr="00191070">
        <w:rPr>
          <w:rStyle w:val="Textoennegrita"/>
          <w:rFonts w:cs="Arial"/>
          <w:lang w:val="es-ES"/>
        </w:rPr>
        <w:lastRenderedPageBreak/>
        <w:t>Caso 1: Generación de factura exitosa</w:t>
      </w:r>
    </w:p>
    <w:p w:rsidR="00B64B52" w:rsidRPr="00191070" w:rsidRDefault="00B64B52" w:rsidP="00B55342">
      <w:pPr>
        <w:spacing w:line="360" w:lineRule="auto"/>
        <w:jc w:val="both"/>
        <w:rPr>
          <w:rFonts w:cs="Arial"/>
          <w:lang w:val="es-ES"/>
        </w:rPr>
      </w:pPr>
      <w:r w:rsidRPr="00191070">
        <w:rPr>
          <w:rFonts w:cs="Arial"/>
          <w:lang w:val="es-ES"/>
        </w:rPr>
        <w:t>Entrada: Pedido pagado: 12345, Datos fiscales completos</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"Generar factura"</w:t>
      </w:r>
    </w:p>
    <w:p w:rsidR="00B64B52" w:rsidRPr="00191070" w:rsidRDefault="00B64B52" w:rsidP="00B55342">
      <w:pPr>
        <w:spacing w:line="360" w:lineRule="auto"/>
        <w:jc w:val="both"/>
        <w:rPr>
          <w:rFonts w:cs="Arial"/>
          <w:lang w:val="es-ES"/>
        </w:rPr>
      </w:pPr>
      <w:r w:rsidRPr="00191070">
        <w:rPr>
          <w:rFonts w:cs="Arial"/>
          <w:lang w:val="es-ES"/>
        </w:rPr>
        <w:t>Resultado esperado: Factura legal emitida en PDF + mensaje "Factura emitida correctamente"</w:t>
      </w:r>
    </w:p>
    <w:p w:rsidR="00B64B52" w:rsidRPr="009D6A0C" w:rsidRDefault="00B64B52" w:rsidP="00B55342">
      <w:pPr>
        <w:spacing w:line="360" w:lineRule="auto"/>
        <w:jc w:val="both"/>
        <w:rPr>
          <w:rFonts w:cs="Arial"/>
          <w:lang w:val="es-ES"/>
        </w:rPr>
      </w:pPr>
      <w:r w:rsidRPr="009D6A0C">
        <w:rPr>
          <w:rStyle w:val="Textoennegrita"/>
          <w:rFonts w:cs="Arial"/>
          <w:lang w:val="es-ES"/>
        </w:rPr>
        <w:t>Caso 2: Pedido no pagado</w:t>
      </w:r>
    </w:p>
    <w:p w:rsidR="00B64B52" w:rsidRPr="009D6A0C" w:rsidRDefault="00B64B52" w:rsidP="00B55342">
      <w:pPr>
        <w:spacing w:line="360" w:lineRule="auto"/>
        <w:jc w:val="both"/>
        <w:rPr>
          <w:rFonts w:cs="Arial"/>
          <w:lang w:val="es-ES"/>
        </w:rPr>
      </w:pPr>
      <w:r w:rsidRPr="009D6A0C">
        <w:rPr>
          <w:rFonts w:cs="Arial"/>
          <w:lang w:val="es-ES"/>
        </w:rPr>
        <w:t>Entrada: Pedido: 12346, Estado: Pendiente</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"Generar factura"</w:t>
      </w:r>
    </w:p>
    <w:p w:rsidR="00B64B52" w:rsidRPr="00191070" w:rsidRDefault="00B64B52" w:rsidP="00B55342">
      <w:pPr>
        <w:spacing w:line="360" w:lineRule="auto"/>
        <w:jc w:val="both"/>
        <w:rPr>
          <w:rFonts w:cs="Arial"/>
          <w:lang w:val="es-ES"/>
        </w:rPr>
      </w:pPr>
      <w:r w:rsidRPr="00191070">
        <w:rPr>
          <w:rFonts w:cs="Arial"/>
          <w:lang w:val="es-ES"/>
        </w:rPr>
        <w:t>Resultado esperado: Mensaje "No se puede emitir factura, pedido no pagado"</w:t>
      </w:r>
    </w:p>
    <w:p w:rsidR="00B64B52" w:rsidRPr="00191070" w:rsidRDefault="008202A4" w:rsidP="00B55342">
      <w:pPr>
        <w:spacing w:line="360" w:lineRule="auto"/>
        <w:jc w:val="both"/>
        <w:rPr>
          <w:rFonts w:cs="Arial"/>
          <w:szCs w:val="24"/>
        </w:rPr>
      </w:pPr>
      <w:r>
        <w:rPr>
          <w:rFonts w:cs="Arial"/>
          <w:szCs w:val="24"/>
        </w:rPr>
        <w:pict>
          <v:rect id="_x0000_i1027" style="width:0;height:1.5pt" o:hralign="center" o:hrstd="t" o:hr="t" fillcolor="#a0a0a0" stroked="f"/>
        </w:pict>
      </w:r>
    </w:p>
    <w:p w:rsidR="00B64B52" w:rsidRPr="00191070" w:rsidRDefault="00B64B52" w:rsidP="00B55342">
      <w:pPr>
        <w:spacing w:line="360" w:lineRule="auto"/>
        <w:jc w:val="both"/>
        <w:rPr>
          <w:rFonts w:cs="Arial"/>
          <w:lang w:val="es-ES"/>
        </w:rPr>
      </w:pPr>
      <w:bookmarkStart w:id="41" w:name="_Toc213227140"/>
      <w:r w:rsidRPr="00191070">
        <w:rPr>
          <w:rFonts w:cs="Arial"/>
          <w:lang w:val="es-ES"/>
        </w:rPr>
        <w:t>Requisito: "Consultar catálogos y estado de pedidos (solo lectura)"</w:t>
      </w:r>
      <w:bookmarkEnd w:id="41"/>
    </w:p>
    <w:p w:rsidR="00B64B52" w:rsidRPr="009D6A0C" w:rsidRDefault="00B64B52" w:rsidP="00B55342">
      <w:pPr>
        <w:spacing w:line="360" w:lineRule="auto"/>
        <w:jc w:val="both"/>
        <w:rPr>
          <w:rFonts w:cs="Arial"/>
          <w:lang w:val="es-ES"/>
        </w:rPr>
      </w:pPr>
      <w:r w:rsidRPr="009D6A0C">
        <w:rPr>
          <w:rStyle w:val="Textoennegrita"/>
          <w:rFonts w:cs="Arial"/>
          <w:lang w:val="es-ES"/>
        </w:rPr>
        <w:t>Caso 1: Consulta exitosa de catálogo</w:t>
      </w:r>
    </w:p>
    <w:p w:rsidR="00B64B52" w:rsidRPr="009D6A0C" w:rsidRDefault="00B64B52" w:rsidP="00B55342">
      <w:pPr>
        <w:spacing w:line="360" w:lineRule="auto"/>
        <w:jc w:val="both"/>
        <w:rPr>
          <w:rFonts w:cs="Arial"/>
          <w:lang w:val="es-ES"/>
        </w:rPr>
      </w:pPr>
      <w:r w:rsidRPr="009D6A0C">
        <w:rPr>
          <w:rFonts w:cs="Arial"/>
          <w:lang w:val="es-ES"/>
        </w:rPr>
        <w:t>Entrada: Usuario autenticado</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"Consultar catálogo"</w:t>
      </w:r>
    </w:p>
    <w:p w:rsidR="00B64B52" w:rsidRPr="00191070" w:rsidRDefault="00B64B52" w:rsidP="00B55342">
      <w:pPr>
        <w:spacing w:line="360" w:lineRule="auto"/>
        <w:jc w:val="both"/>
        <w:rPr>
          <w:rFonts w:cs="Arial"/>
          <w:lang w:val="es-ES"/>
        </w:rPr>
      </w:pPr>
      <w:r w:rsidRPr="00191070">
        <w:rPr>
          <w:rFonts w:cs="Arial"/>
          <w:lang w:val="es-ES"/>
        </w:rPr>
        <w:t>Resultado esperado: Listado de productos con detalles + mensaje "Consulta realizada correctamente"</w:t>
      </w:r>
    </w:p>
    <w:p w:rsidR="00B64B52" w:rsidRPr="00191070" w:rsidRDefault="00B64B52" w:rsidP="00B55342">
      <w:pPr>
        <w:spacing w:line="360" w:lineRule="auto"/>
        <w:jc w:val="both"/>
        <w:rPr>
          <w:rFonts w:cs="Arial"/>
          <w:lang w:val="es-ES"/>
        </w:rPr>
      </w:pPr>
      <w:r w:rsidRPr="00191070">
        <w:rPr>
          <w:rStyle w:val="Textoennegrita"/>
          <w:rFonts w:cs="Arial"/>
          <w:lang w:val="es-ES"/>
        </w:rPr>
        <w:t>Caso 2: Consulta de estado de pedido</w:t>
      </w:r>
    </w:p>
    <w:p w:rsidR="00B64B52" w:rsidRPr="009D6A0C" w:rsidRDefault="00B64B52" w:rsidP="00B55342">
      <w:pPr>
        <w:spacing w:line="360" w:lineRule="auto"/>
        <w:jc w:val="both"/>
        <w:rPr>
          <w:rFonts w:cs="Arial"/>
          <w:lang w:val="es-ES"/>
        </w:rPr>
      </w:pPr>
      <w:r w:rsidRPr="009D6A0C">
        <w:rPr>
          <w:rFonts w:cs="Arial"/>
          <w:lang w:val="es-ES"/>
        </w:rPr>
        <w:t>Entrada: Pedido: 12345, Usuario autenticado</w:t>
      </w:r>
    </w:p>
    <w:p w:rsidR="00B64B52" w:rsidRPr="00191070" w:rsidRDefault="00B64B52" w:rsidP="00B55342">
      <w:pPr>
        <w:spacing w:line="360" w:lineRule="auto"/>
        <w:jc w:val="both"/>
        <w:rPr>
          <w:rFonts w:cs="Arial"/>
          <w:lang w:val="es-ES"/>
        </w:rPr>
      </w:pPr>
      <w:r w:rsidRPr="00191070">
        <w:rPr>
          <w:rFonts w:cs="Arial"/>
          <w:lang w:val="es-ES"/>
        </w:rPr>
        <w:t xml:space="preserve">Acción: </w:t>
      </w:r>
      <w:proofErr w:type="spellStart"/>
      <w:r w:rsidRPr="00191070">
        <w:rPr>
          <w:rFonts w:cs="Arial"/>
          <w:lang w:val="es-ES"/>
        </w:rPr>
        <w:t>Click</w:t>
      </w:r>
      <w:proofErr w:type="spellEnd"/>
      <w:r w:rsidRPr="00191070">
        <w:rPr>
          <w:rFonts w:cs="Arial"/>
          <w:lang w:val="es-ES"/>
        </w:rPr>
        <w:t xml:space="preserve"> "Consultar estado de pedido"</w:t>
      </w:r>
    </w:p>
    <w:p w:rsidR="00B64B52" w:rsidRPr="00191070" w:rsidRDefault="00B64B52" w:rsidP="00B55342">
      <w:pPr>
        <w:spacing w:line="360" w:lineRule="auto"/>
        <w:jc w:val="both"/>
        <w:rPr>
          <w:rFonts w:cs="Arial"/>
          <w:lang w:val="es-ES"/>
        </w:rPr>
      </w:pPr>
      <w:r w:rsidRPr="00191070">
        <w:rPr>
          <w:rFonts w:cs="Arial"/>
          <w:lang w:val="es-ES"/>
        </w:rPr>
        <w:t>Resultado esperado: Muestra el estado actual del pedido + mensaje "Consulta realizada correctamente"</w:t>
      </w:r>
    </w:p>
    <w:p w:rsidR="00B64B52" w:rsidRPr="009D6A0C" w:rsidRDefault="00B64B52" w:rsidP="00B55342">
      <w:pPr>
        <w:spacing w:line="360" w:lineRule="auto"/>
        <w:jc w:val="both"/>
        <w:rPr>
          <w:rFonts w:cs="Arial"/>
          <w:lang w:val="es-ES"/>
        </w:rPr>
      </w:pPr>
      <w:r w:rsidRPr="009D6A0C">
        <w:rPr>
          <w:rStyle w:val="Textoennegrita"/>
          <w:rFonts w:cs="Arial"/>
          <w:lang w:val="es-ES"/>
        </w:rPr>
        <w:lastRenderedPageBreak/>
        <w:t>Caso 3: Usuario no autorizado</w:t>
      </w:r>
    </w:p>
    <w:p w:rsidR="00B64B52" w:rsidRPr="009D6A0C" w:rsidRDefault="00B64B52" w:rsidP="00B55342">
      <w:pPr>
        <w:spacing w:line="360" w:lineRule="auto"/>
        <w:jc w:val="both"/>
        <w:rPr>
          <w:rFonts w:cs="Arial"/>
          <w:lang w:val="es-ES"/>
        </w:rPr>
      </w:pPr>
      <w:r w:rsidRPr="009D6A0C">
        <w:rPr>
          <w:rFonts w:cs="Arial"/>
          <w:lang w:val="es-ES"/>
        </w:rPr>
        <w:t>Entrada: Usuario no autenticado</w:t>
      </w:r>
    </w:p>
    <w:p w:rsidR="00B64B52" w:rsidRPr="00191070" w:rsidRDefault="00B64B52" w:rsidP="00B55342">
      <w:pPr>
        <w:spacing w:line="360" w:lineRule="auto"/>
        <w:jc w:val="both"/>
        <w:rPr>
          <w:rFonts w:cs="Arial"/>
          <w:lang w:val="es-ES"/>
        </w:rPr>
      </w:pPr>
      <w:r w:rsidRPr="00191070">
        <w:rPr>
          <w:rFonts w:cs="Arial"/>
          <w:lang w:val="es-ES"/>
        </w:rPr>
        <w:t>Acción: Intentar consultar catálogo o estado</w:t>
      </w:r>
    </w:p>
    <w:p w:rsidR="00B64B52" w:rsidRPr="00191070" w:rsidRDefault="00B64B52" w:rsidP="00B55342">
      <w:pPr>
        <w:spacing w:line="360" w:lineRule="auto"/>
        <w:jc w:val="both"/>
        <w:rPr>
          <w:rFonts w:cs="Arial"/>
          <w:lang w:val="es-ES"/>
        </w:rPr>
      </w:pPr>
      <w:r w:rsidRPr="00191070">
        <w:rPr>
          <w:rFonts w:cs="Arial"/>
          <w:lang w:val="es-ES"/>
        </w:rPr>
        <w:t>Resultado esperado: Mensaje "Acceso denegado" + no se muestran datos</w:t>
      </w:r>
    </w:p>
    <w:p w:rsidR="00B64B52" w:rsidRPr="00191070" w:rsidRDefault="008202A4" w:rsidP="00B55342">
      <w:pPr>
        <w:spacing w:line="360" w:lineRule="auto"/>
        <w:jc w:val="both"/>
        <w:rPr>
          <w:rFonts w:cs="Arial"/>
          <w:szCs w:val="24"/>
        </w:rPr>
      </w:pPr>
      <w:r>
        <w:rPr>
          <w:rFonts w:cs="Arial"/>
          <w:szCs w:val="24"/>
        </w:rPr>
        <w:pict>
          <v:rect id="_x0000_i1028" style="width:0;height:1.5pt" o:hralign="center" o:hrstd="t" o:hr="t" fillcolor="#a0a0a0" stroked="f"/>
        </w:pict>
      </w:r>
    </w:p>
    <w:p w:rsidR="00B64B52" w:rsidRPr="00191070" w:rsidRDefault="00B64B52" w:rsidP="00B55342">
      <w:pPr>
        <w:spacing w:line="360" w:lineRule="auto"/>
        <w:jc w:val="both"/>
        <w:rPr>
          <w:rFonts w:cs="Arial"/>
          <w:lang w:val="es-ES"/>
        </w:rPr>
      </w:pPr>
      <w:bookmarkStart w:id="42" w:name="_Toc213227141"/>
      <w:r w:rsidRPr="00191070">
        <w:rPr>
          <w:rFonts w:cs="Arial"/>
          <w:lang w:val="es-ES"/>
        </w:rPr>
        <w:t>Requisito: "Mantener y configurar el sistema"</w:t>
      </w:r>
      <w:bookmarkEnd w:id="42"/>
    </w:p>
    <w:p w:rsidR="00B64B52" w:rsidRPr="009D6A0C" w:rsidRDefault="00B64B52" w:rsidP="00B55342">
      <w:pPr>
        <w:spacing w:line="360" w:lineRule="auto"/>
        <w:jc w:val="both"/>
        <w:rPr>
          <w:rFonts w:cs="Arial"/>
          <w:lang w:val="es-ES"/>
        </w:rPr>
      </w:pPr>
      <w:r w:rsidRPr="009D6A0C">
        <w:rPr>
          <w:rStyle w:val="Textoennegrita"/>
          <w:rFonts w:cs="Arial"/>
          <w:lang w:val="es-ES"/>
        </w:rPr>
        <w:t>Caso 1: Configuración de parámetros exitosa</w:t>
      </w:r>
    </w:p>
    <w:p w:rsidR="00B64B52" w:rsidRPr="00191070" w:rsidRDefault="00B64B52" w:rsidP="00B55342">
      <w:pPr>
        <w:spacing w:line="360" w:lineRule="auto"/>
        <w:jc w:val="both"/>
        <w:rPr>
          <w:rFonts w:cs="Arial"/>
          <w:lang w:val="es-ES"/>
        </w:rPr>
      </w:pPr>
      <w:r w:rsidRPr="00191070">
        <w:rPr>
          <w:rFonts w:cs="Arial"/>
          <w:lang w:val="es-ES"/>
        </w:rPr>
        <w:t>Entrada: Usuario administrador, Modificación de stock mínimo a 10, Condiciones de pago a 30 días</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"Guardar configuración"</w:t>
      </w:r>
    </w:p>
    <w:p w:rsidR="00B64B52" w:rsidRPr="00191070" w:rsidRDefault="00B64B52" w:rsidP="00B55342">
      <w:pPr>
        <w:spacing w:line="360" w:lineRule="auto"/>
        <w:jc w:val="both"/>
        <w:rPr>
          <w:rFonts w:cs="Arial"/>
          <w:lang w:val="es-ES"/>
        </w:rPr>
      </w:pPr>
      <w:r w:rsidRPr="00191070">
        <w:rPr>
          <w:rFonts w:cs="Arial"/>
          <w:lang w:val="es-ES"/>
        </w:rPr>
        <w:t>Resultado esperado: Parámetros actualizados + mensaje "Configuración guardada correctamente"</w:t>
      </w:r>
    </w:p>
    <w:p w:rsidR="00B64B52" w:rsidRPr="009D6A0C" w:rsidRDefault="00B64B52" w:rsidP="00B55342">
      <w:pPr>
        <w:spacing w:line="360" w:lineRule="auto"/>
        <w:jc w:val="both"/>
        <w:rPr>
          <w:rFonts w:cs="Arial"/>
          <w:lang w:val="es-ES"/>
        </w:rPr>
      </w:pPr>
      <w:r w:rsidRPr="009D6A0C">
        <w:rPr>
          <w:rStyle w:val="Textoennegrita"/>
          <w:rFonts w:cs="Arial"/>
          <w:lang w:val="es-ES"/>
        </w:rPr>
        <w:t>Caso 2: Usuario sin permisos</w:t>
      </w:r>
    </w:p>
    <w:p w:rsidR="00B64B52" w:rsidRPr="00191070" w:rsidRDefault="00B64B52" w:rsidP="00B55342">
      <w:pPr>
        <w:spacing w:line="360" w:lineRule="auto"/>
        <w:jc w:val="both"/>
        <w:rPr>
          <w:rFonts w:cs="Arial"/>
          <w:lang w:val="es-ES"/>
        </w:rPr>
      </w:pPr>
      <w:r w:rsidRPr="00191070">
        <w:rPr>
          <w:rFonts w:cs="Arial"/>
          <w:lang w:val="es-ES"/>
        </w:rPr>
        <w:t>Entrada: Usuario vendedor intentando modificar parámetros</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"Guardar configuración"</w:t>
      </w:r>
    </w:p>
    <w:p w:rsidR="00B64B52" w:rsidRPr="00191070" w:rsidDel="005719C8" w:rsidRDefault="008202A4" w:rsidP="00B55342">
      <w:pPr>
        <w:spacing w:line="360" w:lineRule="auto"/>
        <w:jc w:val="both"/>
        <w:rPr>
          <w:del w:id="43" w:author="Douglas" w:date="2025-12-12T15:44:00Z"/>
          <w:rFonts w:cs="Arial"/>
          <w:szCs w:val="24"/>
        </w:rPr>
      </w:pPr>
      <w:del w:id="44" w:author="Douglas" w:date="2025-12-12T15:44:00Z">
        <w:r>
          <w:rPr>
            <w:rFonts w:cs="Arial"/>
            <w:szCs w:val="24"/>
          </w:rPr>
          <w:pict>
            <v:rect id="_x0000_i1029" style="width:0;height:1.5pt" o:hralign="center" o:hrstd="t" o:hr="t" fillcolor="#a0a0a0" stroked="f"/>
          </w:pict>
        </w:r>
      </w:del>
    </w:p>
    <w:p w:rsidR="00B64B52" w:rsidRPr="00191070" w:rsidRDefault="008202A4" w:rsidP="00B55342">
      <w:pPr>
        <w:spacing w:line="360" w:lineRule="auto"/>
        <w:jc w:val="both"/>
        <w:rPr>
          <w:rFonts w:cs="Arial"/>
          <w:szCs w:val="24"/>
        </w:rPr>
      </w:pPr>
      <w:r>
        <w:rPr>
          <w:rFonts w:cs="Arial"/>
          <w:szCs w:val="24"/>
        </w:rPr>
        <w:pict>
          <v:rect id="_x0000_i1030" style="width:0;height:1.5pt" o:hralign="center" o:hrstd="t" o:hr="t" fillcolor="#a0a0a0" stroked="f"/>
        </w:pict>
      </w:r>
    </w:p>
    <w:p w:rsidR="00B64B52" w:rsidRPr="00191070" w:rsidRDefault="00B64B52" w:rsidP="00B55342">
      <w:pPr>
        <w:spacing w:line="360" w:lineRule="auto"/>
        <w:jc w:val="both"/>
        <w:rPr>
          <w:rFonts w:cs="Arial"/>
          <w:lang w:val="es-ES"/>
        </w:rPr>
      </w:pPr>
      <w:bookmarkStart w:id="45" w:name="_Toc213227142"/>
      <w:r w:rsidRPr="00191070">
        <w:rPr>
          <w:rFonts w:cs="Arial"/>
          <w:lang w:val="es-ES"/>
        </w:rPr>
        <w:t>Requisito: "Crear cuenta de cliente"</w:t>
      </w:r>
      <w:bookmarkEnd w:id="45"/>
    </w:p>
    <w:p w:rsidR="00B64B52" w:rsidRPr="009D6A0C" w:rsidRDefault="00B64B52" w:rsidP="00B55342">
      <w:pPr>
        <w:spacing w:line="360" w:lineRule="auto"/>
        <w:jc w:val="both"/>
        <w:rPr>
          <w:rFonts w:cs="Arial"/>
          <w:lang w:val="es-ES"/>
        </w:rPr>
      </w:pPr>
      <w:r w:rsidRPr="009D6A0C">
        <w:rPr>
          <w:rStyle w:val="Textoennegrita"/>
          <w:rFonts w:cs="Arial"/>
          <w:lang w:val="es-ES"/>
        </w:rPr>
        <w:t>Caso 1: Registro exitoso</w:t>
      </w:r>
    </w:p>
    <w:p w:rsidR="00B64B52" w:rsidRPr="009D6A0C" w:rsidRDefault="00B64B52" w:rsidP="00B55342">
      <w:pPr>
        <w:spacing w:line="360" w:lineRule="auto"/>
        <w:jc w:val="both"/>
        <w:rPr>
          <w:rFonts w:cs="Arial"/>
          <w:lang w:val="es-ES"/>
        </w:rPr>
      </w:pPr>
      <w:r w:rsidRPr="00191070">
        <w:rPr>
          <w:rFonts w:cs="Arial"/>
          <w:lang w:val="es-ES"/>
        </w:rPr>
        <w:t xml:space="preserve">Entrada: Nombre: Juan Pérez, RUC: 123456789, Dirección: Av. </w:t>
      </w:r>
      <w:r w:rsidRPr="009D6A0C">
        <w:rPr>
          <w:rFonts w:cs="Arial"/>
          <w:lang w:val="es-ES"/>
        </w:rPr>
        <w:t>Central 123, Email: juan@mail.com, Teléfono: 987654321</w:t>
      </w:r>
    </w:p>
    <w:p w:rsidR="00B64B52" w:rsidRPr="009D6A0C" w:rsidRDefault="00B64B52" w:rsidP="00B55342">
      <w:pPr>
        <w:spacing w:line="360" w:lineRule="auto"/>
        <w:jc w:val="both"/>
        <w:rPr>
          <w:rFonts w:cs="Arial"/>
          <w:lang w:val="es-ES"/>
        </w:rPr>
      </w:pPr>
      <w:r w:rsidRPr="009D6A0C">
        <w:rPr>
          <w:rFonts w:cs="Arial"/>
          <w:lang w:val="es-ES"/>
        </w:rPr>
        <w:lastRenderedPageBreak/>
        <w:t xml:space="preserve">Acción: </w:t>
      </w:r>
      <w:proofErr w:type="spellStart"/>
      <w:r w:rsidRPr="009D6A0C">
        <w:rPr>
          <w:rFonts w:cs="Arial"/>
          <w:lang w:val="es-ES"/>
        </w:rPr>
        <w:t>Click</w:t>
      </w:r>
      <w:proofErr w:type="spellEnd"/>
      <w:r w:rsidRPr="009D6A0C">
        <w:rPr>
          <w:rFonts w:cs="Arial"/>
          <w:lang w:val="es-ES"/>
        </w:rPr>
        <w:t xml:space="preserve"> "Registrar cuenta"</w:t>
      </w:r>
    </w:p>
    <w:p w:rsidR="00B64B52" w:rsidRPr="00191070" w:rsidRDefault="00B64B52" w:rsidP="00B55342">
      <w:pPr>
        <w:spacing w:line="360" w:lineRule="auto"/>
        <w:jc w:val="both"/>
        <w:rPr>
          <w:rFonts w:cs="Arial"/>
          <w:lang w:val="es-ES"/>
        </w:rPr>
      </w:pPr>
      <w:r w:rsidRPr="00191070">
        <w:rPr>
          <w:rFonts w:cs="Arial"/>
          <w:lang w:val="es-ES"/>
        </w:rPr>
        <w:t>Resultado esperado: Cuenta creada correctamente + mensaje "Cliente registrado exitosamente"</w:t>
      </w:r>
    </w:p>
    <w:p w:rsidR="00B64B52" w:rsidRPr="009D6A0C" w:rsidRDefault="00B64B52" w:rsidP="00B55342">
      <w:pPr>
        <w:spacing w:line="360" w:lineRule="auto"/>
        <w:jc w:val="both"/>
        <w:rPr>
          <w:rFonts w:cs="Arial"/>
          <w:lang w:val="es-ES"/>
        </w:rPr>
      </w:pPr>
      <w:r w:rsidRPr="009D6A0C">
        <w:rPr>
          <w:rStyle w:val="Textoennegrita"/>
          <w:rFonts w:cs="Arial"/>
          <w:lang w:val="es-ES"/>
        </w:rPr>
        <w:t>Caso 2: Email ya registrado</w:t>
      </w:r>
    </w:p>
    <w:p w:rsidR="00B64B52" w:rsidRPr="00191070" w:rsidRDefault="00B64B52" w:rsidP="00B55342">
      <w:pPr>
        <w:spacing w:line="360" w:lineRule="auto"/>
        <w:jc w:val="both"/>
        <w:rPr>
          <w:rFonts w:cs="Arial"/>
          <w:lang w:val="es-ES"/>
        </w:rPr>
      </w:pPr>
      <w:r w:rsidRPr="00191070">
        <w:rPr>
          <w:rFonts w:cs="Arial"/>
          <w:lang w:val="es-ES"/>
        </w:rPr>
        <w:t>Entrada: Mismos datos que el caso 1 pero con email existente</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"Registrar cuenta"</w:t>
      </w:r>
    </w:p>
    <w:p w:rsidR="00B64B52" w:rsidRPr="00191070" w:rsidRDefault="00B64B52" w:rsidP="00B55342">
      <w:pPr>
        <w:spacing w:line="360" w:lineRule="auto"/>
        <w:jc w:val="both"/>
        <w:rPr>
          <w:rFonts w:cs="Arial"/>
          <w:lang w:val="es-ES"/>
        </w:rPr>
      </w:pPr>
      <w:r w:rsidRPr="00191070">
        <w:rPr>
          <w:rFonts w:cs="Arial"/>
          <w:lang w:val="es-ES"/>
        </w:rPr>
        <w:t>Resultado esperado: Mensaje "El email ya está registrado" + cuenta no creada</w:t>
      </w:r>
    </w:p>
    <w:p w:rsidR="00B64B52" w:rsidRPr="009D6A0C" w:rsidRDefault="00B64B52" w:rsidP="00B55342">
      <w:pPr>
        <w:spacing w:line="360" w:lineRule="auto"/>
        <w:jc w:val="both"/>
        <w:rPr>
          <w:rFonts w:cs="Arial"/>
          <w:lang w:val="es-ES"/>
        </w:rPr>
      </w:pPr>
      <w:r w:rsidRPr="009D6A0C">
        <w:rPr>
          <w:rStyle w:val="Textoennegrita"/>
          <w:rFonts w:cs="Arial"/>
          <w:lang w:val="es-ES"/>
        </w:rPr>
        <w:t>Caso 3: Datos incompletos</w:t>
      </w:r>
    </w:p>
    <w:p w:rsidR="00B64B52" w:rsidRPr="00191070" w:rsidRDefault="00B64B52" w:rsidP="00B55342">
      <w:pPr>
        <w:spacing w:line="360" w:lineRule="auto"/>
        <w:jc w:val="both"/>
        <w:rPr>
          <w:rFonts w:cs="Arial"/>
          <w:lang w:val="es-ES"/>
        </w:rPr>
      </w:pPr>
      <w:r w:rsidRPr="00191070">
        <w:rPr>
          <w:rFonts w:cs="Arial"/>
          <w:lang w:val="es-ES"/>
        </w:rPr>
        <w:t>Entrada: Nombre vacío, RUC válido, Email válido</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"Registrar cuenta"</w:t>
      </w:r>
    </w:p>
    <w:p w:rsidR="00B64B52" w:rsidRPr="00191070" w:rsidRDefault="00B64B52" w:rsidP="00B55342">
      <w:pPr>
        <w:spacing w:line="360" w:lineRule="auto"/>
        <w:jc w:val="both"/>
        <w:rPr>
          <w:rFonts w:cs="Arial"/>
          <w:lang w:val="es-ES"/>
        </w:rPr>
      </w:pPr>
      <w:r w:rsidRPr="00191070">
        <w:rPr>
          <w:rFonts w:cs="Arial"/>
          <w:lang w:val="es-ES"/>
        </w:rPr>
        <w:t>Resultado esperado: Mensaje "Complete todos los campos obligatorios" + cuenta no creada</w:t>
      </w:r>
    </w:p>
    <w:p w:rsidR="00B64B52" w:rsidRPr="00191070" w:rsidRDefault="008202A4" w:rsidP="00B55342">
      <w:pPr>
        <w:spacing w:line="360" w:lineRule="auto"/>
        <w:jc w:val="both"/>
        <w:rPr>
          <w:rFonts w:cs="Arial"/>
          <w:szCs w:val="24"/>
        </w:rPr>
      </w:pPr>
      <w:r>
        <w:rPr>
          <w:rFonts w:cs="Arial"/>
          <w:szCs w:val="24"/>
        </w:rPr>
        <w:pict>
          <v:rect id="_x0000_i1031" style="width:0;height:1.5pt" o:hralign="center" o:hrstd="t" o:hr="t" fillcolor="#a0a0a0" stroked="f"/>
        </w:pict>
      </w:r>
    </w:p>
    <w:p w:rsidR="00B64B52" w:rsidRPr="00191070" w:rsidRDefault="00B64B52" w:rsidP="00B55342">
      <w:pPr>
        <w:spacing w:line="360" w:lineRule="auto"/>
        <w:jc w:val="both"/>
        <w:rPr>
          <w:rFonts w:cs="Arial"/>
          <w:lang w:val="es-ES"/>
        </w:rPr>
      </w:pPr>
      <w:bookmarkStart w:id="46" w:name="_Toc213227143"/>
      <w:r w:rsidRPr="00191070">
        <w:rPr>
          <w:rFonts w:cs="Arial"/>
          <w:lang w:val="es-ES"/>
        </w:rPr>
        <w:t>Requisito: "Modificar datos de cliente"</w:t>
      </w:r>
      <w:bookmarkEnd w:id="46"/>
    </w:p>
    <w:p w:rsidR="00B64B52" w:rsidRPr="009D6A0C" w:rsidRDefault="00B64B52" w:rsidP="00B55342">
      <w:pPr>
        <w:spacing w:line="360" w:lineRule="auto"/>
        <w:jc w:val="both"/>
        <w:rPr>
          <w:rFonts w:cs="Arial"/>
          <w:lang w:val="es-ES"/>
        </w:rPr>
      </w:pPr>
      <w:r w:rsidRPr="009D6A0C">
        <w:rPr>
          <w:rStyle w:val="Textoennegrita"/>
          <w:rFonts w:cs="Arial"/>
          <w:lang w:val="es-ES"/>
        </w:rPr>
        <w:t>Caso 1: Modificación exitosa</w:t>
      </w:r>
    </w:p>
    <w:p w:rsidR="00B64B52" w:rsidRPr="00191070" w:rsidRDefault="00B64B52" w:rsidP="00B55342">
      <w:pPr>
        <w:spacing w:line="360" w:lineRule="auto"/>
        <w:jc w:val="both"/>
        <w:rPr>
          <w:rFonts w:cs="Arial"/>
          <w:lang w:val="es-ES"/>
        </w:rPr>
      </w:pPr>
      <w:r w:rsidRPr="00191070">
        <w:rPr>
          <w:rFonts w:cs="Arial"/>
          <w:lang w:val="es-ES"/>
        </w:rPr>
        <w:t>Entrada: Cliente existente: Juan Pérez, nuevo teléfono: 912345678</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"Actualizar datos"</w:t>
      </w:r>
    </w:p>
    <w:p w:rsidR="00B64B52" w:rsidRPr="00191070" w:rsidRDefault="00B64B52" w:rsidP="00B55342">
      <w:pPr>
        <w:spacing w:line="360" w:lineRule="auto"/>
        <w:jc w:val="both"/>
        <w:rPr>
          <w:rFonts w:cs="Arial"/>
          <w:lang w:val="es-ES"/>
        </w:rPr>
      </w:pPr>
      <w:r w:rsidRPr="00191070">
        <w:rPr>
          <w:rFonts w:cs="Arial"/>
          <w:lang w:val="es-ES"/>
        </w:rPr>
        <w:t>Resultado esperado: Datos actualizados correctamente + mensaje "Información actualizada"</w:t>
      </w:r>
    </w:p>
    <w:p w:rsidR="00B64B52" w:rsidRPr="009D6A0C" w:rsidRDefault="00B64B52" w:rsidP="00B55342">
      <w:pPr>
        <w:spacing w:line="360" w:lineRule="auto"/>
        <w:jc w:val="both"/>
        <w:rPr>
          <w:rFonts w:cs="Arial"/>
          <w:lang w:val="es-ES"/>
        </w:rPr>
      </w:pPr>
      <w:r w:rsidRPr="009D6A0C">
        <w:rPr>
          <w:rStyle w:val="Textoennegrita"/>
          <w:rFonts w:cs="Arial"/>
          <w:lang w:val="es-ES"/>
        </w:rPr>
        <w:t>Caso 2: Cliente no existente</w:t>
      </w:r>
    </w:p>
    <w:p w:rsidR="00B64B52" w:rsidRPr="00191070" w:rsidRDefault="00B64B52" w:rsidP="00B55342">
      <w:pPr>
        <w:spacing w:line="360" w:lineRule="auto"/>
        <w:jc w:val="both"/>
        <w:rPr>
          <w:rFonts w:cs="Arial"/>
          <w:lang w:val="es-ES"/>
        </w:rPr>
      </w:pPr>
      <w:r w:rsidRPr="00191070">
        <w:rPr>
          <w:rFonts w:cs="Arial"/>
          <w:lang w:val="es-ES"/>
        </w:rPr>
        <w:t>Entrada: Cliente no registrado: Ana García</w:t>
      </w:r>
    </w:p>
    <w:p w:rsidR="00B64B52" w:rsidRPr="009D6A0C" w:rsidRDefault="00B64B52" w:rsidP="00B55342">
      <w:pPr>
        <w:spacing w:line="360" w:lineRule="auto"/>
        <w:jc w:val="both"/>
        <w:rPr>
          <w:rFonts w:cs="Arial"/>
          <w:lang w:val="es-ES"/>
        </w:rPr>
      </w:pPr>
      <w:r w:rsidRPr="009D6A0C">
        <w:rPr>
          <w:rFonts w:cs="Arial"/>
          <w:lang w:val="es-ES"/>
        </w:rPr>
        <w:lastRenderedPageBreak/>
        <w:t xml:space="preserve">Acción: </w:t>
      </w:r>
      <w:proofErr w:type="spellStart"/>
      <w:r w:rsidRPr="009D6A0C">
        <w:rPr>
          <w:rFonts w:cs="Arial"/>
          <w:lang w:val="es-ES"/>
        </w:rPr>
        <w:t>Click</w:t>
      </w:r>
      <w:proofErr w:type="spellEnd"/>
      <w:r w:rsidRPr="009D6A0C">
        <w:rPr>
          <w:rFonts w:cs="Arial"/>
          <w:lang w:val="es-ES"/>
        </w:rPr>
        <w:t xml:space="preserve"> "Actualizar datos"</w:t>
      </w:r>
    </w:p>
    <w:p w:rsidR="00B64B52" w:rsidRPr="00191070" w:rsidRDefault="00B64B52" w:rsidP="00B55342">
      <w:pPr>
        <w:spacing w:line="360" w:lineRule="auto"/>
        <w:jc w:val="both"/>
        <w:rPr>
          <w:rFonts w:cs="Arial"/>
          <w:lang w:val="es-ES"/>
        </w:rPr>
      </w:pPr>
      <w:r w:rsidRPr="00191070">
        <w:rPr>
          <w:rFonts w:cs="Arial"/>
          <w:lang w:val="es-ES"/>
        </w:rPr>
        <w:t>Resultado esperado: Mensaje "Cliente no encontrado" + cambios no aplicados</w:t>
      </w:r>
    </w:p>
    <w:p w:rsidR="00B64B52" w:rsidRPr="00191070" w:rsidRDefault="008202A4" w:rsidP="00B55342">
      <w:pPr>
        <w:spacing w:line="360" w:lineRule="auto"/>
        <w:jc w:val="both"/>
        <w:rPr>
          <w:rFonts w:cs="Arial"/>
          <w:szCs w:val="24"/>
        </w:rPr>
      </w:pPr>
      <w:r>
        <w:rPr>
          <w:rFonts w:cs="Arial"/>
          <w:szCs w:val="24"/>
        </w:rPr>
        <w:pict>
          <v:rect id="_x0000_i1032" style="width:0;height:1.5pt" o:hralign="center" o:hrstd="t" o:hr="t" fillcolor="#a0a0a0" stroked="f"/>
        </w:pict>
      </w:r>
    </w:p>
    <w:p w:rsidR="00B64B52" w:rsidRPr="00191070" w:rsidRDefault="00B64B52" w:rsidP="00B55342">
      <w:pPr>
        <w:spacing w:line="360" w:lineRule="auto"/>
        <w:jc w:val="both"/>
        <w:rPr>
          <w:rFonts w:cs="Arial"/>
          <w:lang w:val="es-ES"/>
        </w:rPr>
      </w:pPr>
      <w:bookmarkStart w:id="47" w:name="_Toc213227144"/>
      <w:r w:rsidRPr="00191070">
        <w:rPr>
          <w:rFonts w:cs="Arial"/>
          <w:lang w:val="es-ES"/>
        </w:rPr>
        <w:t>Requisito: "Eliminar cliente"</w:t>
      </w:r>
      <w:bookmarkEnd w:id="47"/>
    </w:p>
    <w:p w:rsidR="00B64B52" w:rsidRPr="00191070" w:rsidRDefault="00B64B52" w:rsidP="00B55342">
      <w:pPr>
        <w:spacing w:line="360" w:lineRule="auto"/>
        <w:jc w:val="both"/>
        <w:rPr>
          <w:rFonts w:cs="Arial"/>
          <w:lang w:val="es-ES"/>
        </w:rPr>
      </w:pPr>
      <w:r w:rsidRPr="00191070">
        <w:rPr>
          <w:rStyle w:val="Textoennegrita"/>
          <w:rFonts w:cs="Arial"/>
          <w:lang w:val="es-ES"/>
        </w:rPr>
        <w:t>Caso 1: Eliminación exitosa</w:t>
      </w:r>
    </w:p>
    <w:p w:rsidR="00B64B52" w:rsidRPr="009D6A0C" w:rsidRDefault="00B64B52" w:rsidP="00B55342">
      <w:pPr>
        <w:spacing w:line="360" w:lineRule="auto"/>
        <w:jc w:val="both"/>
        <w:rPr>
          <w:rFonts w:cs="Arial"/>
          <w:lang w:val="es-ES"/>
        </w:rPr>
      </w:pPr>
      <w:r w:rsidRPr="009D6A0C">
        <w:rPr>
          <w:rFonts w:cs="Arial"/>
          <w:lang w:val="es-ES"/>
        </w:rPr>
        <w:t>Entrada: Cliente activo: Juan Pérez</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"Eliminar cliente"</w:t>
      </w:r>
    </w:p>
    <w:p w:rsidR="00B64B52" w:rsidRPr="00191070" w:rsidRDefault="00B64B52" w:rsidP="00B55342">
      <w:pPr>
        <w:spacing w:line="360" w:lineRule="auto"/>
        <w:jc w:val="both"/>
        <w:rPr>
          <w:rFonts w:cs="Arial"/>
          <w:lang w:val="es-ES"/>
        </w:rPr>
      </w:pPr>
      <w:r w:rsidRPr="00191070">
        <w:rPr>
          <w:rFonts w:cs="Arial"/>
          <w:lang w:val="es-ES"/>
        </w:rPr>
        <w:t>Resultado esperado: Cliente marcado como inactivo + mensaje "Cliente eliminado"</w:t>
      </w:r>
    </w:p>
    <w:p w:rsidR="00B64B52" w:rsidRPr="009D6A0C" w:rsidRDefault="00B64B52" w:rsidP="00B55342">
      <w:pPr>
        <w:spacing w:line="360" w:lineRule="auto"/>
        <w:jc w:val="both"/>
        <w:rPr>
          <w:rFonts w:cs="Arial"/>
          <w:lang w:val="es-ES"/>
        </w:rPr>
      </w:pPr>
      <w:r w:rsidRPr="009D6A0C">
        <w:rPr>
          <w:rStyle w:val="Textoennegrita"/>
          <w:rFonts w:cs="Arial"/>
          <w:lang w:val="es-ES"/>
        </w:rPr>
        <w:t>Caso 2: Cliente ya inactivo</w:t>
      </w:r>
    </w:p>
    <w:p w:rsidR="00B64B52" w:rsidRPr="00191070" w:rsidRDefault="00B64B52" w:rsidP="00B55342">
      <w:pPr>
        <w:spacing w:line="360" w:lineRule="auto"/>
        <w:jc w:val="both"/>
        <w:rPr>
          <w:rFonts w:cs="Arial"/>
          <w:lang w:val="es-ES"/>
        </w:rPr>
      </w:pPr>
      <w:r w:rsidRPr="00191070">
        <w:rPr>
          <w:rFonts w:cs="Arial"/>
          <w:lang w:val="es-ES"/>
        </w:rPr>
        <w:t>Entrada: Cliente previamente eliminado: Ana García</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"Eliminar cliente"</w:t>
      </w:r>
    </w:p>
    <w:p w:rsidR="00B64B52" w:rsidRPr="00191070" w:rsidRDefault="00B64B52" w:rsidP="00B55342">
      <w:pPr>
        <w:spacing w:line="360" w:lineRule="auto"/>
        <w:jc w:val="both"/>
        <w:rPr>
          <w:rFonts w:cs="Arial"/>
          <w:lang w:val="es-ES"/>
        </w:rPr>
      </w:pPr>
      <w:r w:rsidRPr="00191070">
        <w:rPr>
          <w:rFonts w:cs="Arial"/>
          <w:lang w:val="es-ES"/>
        </w:rPr>
        <w:t>Resultado esperado: Mensaje "Cliente ya se encuentra inactivo"</w:t>
      </w:r>
    </w:p>
    <w:p w:rsidR="00B64B52" w:rsidRPr="00191070" w:rsidRDefault="008202A4" w:rsidP="00B55342">
      <w:pPr>
        <w:spacing w:line="360" w:lineRule="auto"/>
        <w:jc w:val="both"/>
        <w:rPr>
          <w:rFonts w:cs="Arial"/>
          <w:szCs w:val="24"/>
        </w:rPr>
      </w:pPr>
      <w:r>
        <w:rPr>
          <w:rFonts w:cs="Arial"/>
          <w:szCs w:val="24"/>
        </w:rPr>
        <w:pict>
          <v:rect id="_x0000_i1033" style="width:0;height:1.5pt" o:hralign="center" o:hrstd="t" o:hr="t" fillcolor="#a0a0a0" stroked="f"/>
        </w:pict>
      </w:r>
    </w:p>
    <w:p w:rsidR="00B64B52" w:rsidRPr="00191070" w:rsidRDefault="00B64B52" w:rsidP="00B55342">
      <w:pPr>
        <w:spacing w:line="360" w:lineRule="auto"/>
        <w:jc w:val="both"/>
        <w:rPr>
          <w:rFonts w:cs="Arial"/>
          <w:lang w:val="es-ES"/>
        </w:rPr>
      </w:pPr>
      <w:bookmarkStart w:id="48" w:name="_Toc213227145"/>
      <w:r w:rsidRPr="00191070">
        <w:rPr>
          <w:rFonts w:cs="Arial"/>
          <w:lang w:val="es-ES"/>
        </w:rPr>
        <w:t>Requisito: "Consultar clientes"</w:t>
      </w:r>
      <w:bookmarkEnd w:id="48"/>
    </w:p>
    <w:p w:rsidR="00B64B52" w:rsidRPr="00191070" w:rsidRDefault="00B64B52" w:rsidP="00B55342">
      <w:pPr>
        <w:spacing w:line="360" w:lineRule="auto"/>
        <w:jc w:val="both"/>
        <w:rPr>
          <w:rFonts w:cs="Arial"/>
          <w:lang w:val="es-ES"/>
        </w:rPr>
      </w:pPr>
      <w:r w:rsidRPr="00191070">
        <w:rPr>
          <w:rStyle w:val="Textoennegrita"/>
          <w:rFonts w:cs="Arial"/>
          <w:lang w:val="es-ES"/>
        </w:rPr>
        <w:t>Caso 1: Consulta exitosa</w:t>
      </w:r>
    </w:p>
    <w:p w:rsidR="00B64B52" w:rsidRPr="00191070" w:rsidRDefault="00B64B52" w:rsidP="00B55342">
      <w:pPr>
        <w:spacing w:line="360" w:lineRule="auto"/>
        <w:jc w:val="both"/>
        <w:rPr>
          <w:rFonts w:cs="Arial"/>
          <w:lang w:val="es-ES"/>
        </w:rPr>
      </w:pPr>
      <w:r w:rsidRPr="00191070">
        <w:rPr>
          <w:rFonts w:cs="Arial"/>
          <w:lang w:val="es-ES"/>
        </w:rPr>
        <w:t>Entrada: Buscar cliente por nombre: Juan Pérez</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"Buscar"</w:t>
      </w:r>
    </w:p>
    <w:p w:rsidR="00B64B52" w:rsidRPr="00191070" w:rsidRDefault="00B64B52" w:rsidP="00B55342">
      <w:pPr>
        <w:spacing w:line="360" w:lineRule="auto"/>
        <w:jc w:val="both"/>
        <w:rPr>
          <w:rFonts w:cs="Arial"/>
          <w:lang w:val="es-ES"/>
        </w:rPr>
      </w:pPr>
      <w:r w:rsidRPr="00191070">
        <w:rPr>
          <w:rFonts w:cs="Arial"/>
          <w:lang w:val="es-ES"/>
        </w:rPr>
        <w:t>Resultado esperado: Lista de clientes con coincidencias + detalle de historial de compras</w:t>
      </w:r>
    </w:p>
    <w:p w:rsidR="00B64B52" w:rsidRPr="009D6A0C" w:rsidRDefault="00B64B52" w:rsidP="00B55342">
      <w:pPr>
        <w:spacing w:line="360" w:lineRule="auto"/>
        <w:jc w:val="both"/>
        <w:rPr>
          <w:rFonts w:cs="Arial"/>
          <w:lang w:val="es-ES"/>
        </w:rPr>
      </w:pPr>
      <w:r w:rsidRPr="009D6A0C">
        <w:rPr>
          <w:rStyle w:val="Textoennegrita"/>
          <w:rFonts w:cs="Arial"/>
          <w:lang w:val="es-ES"/>
        </w:rPr>
        <w:t>Caso 2: Cliente no encontrado</w:t>
      </w:r>
    </w:p>
    <w:p w:rsidR="00B64B52" w:rsidRPr="00191070" w:rsidRDefault="00B64B52" w:rsidP="00B55342">
      <w:pPr>
        <w:spacing w:line="360" w:lineRule="auto"/>
        <w:jc w:val="both"/>
        <w:rPr>
          <w:rFonts w:cs="Arial"/>
          <w:lang w:val="es-ES"/>
        </w:rPr>
      </w:pPr>
      <w:r w:rsidRPr="00191070">
        <w:rPr>
          <w:rFonts w:cs="Arial"/>
          <w:lang w:val="es-ES"/>
        </w:rPr>
        <w:t>Entrada: Buscar cliente por nombre: Pedro Gómez</w:t>
      </w:r>
    </w:p>
    <w:p w:rsidR="00B64B52" w:rsidRPr="009D6A0C" w:rsidRDefault="00B64B52" w:rsidP="00B55342">
      <w:pPr>
        <w:spacing w:line="360" w:lineRule="auto"/>
        <w:jc w:val="both"/>
        <w:rPr>
          <w:rFonts w:cs="Arial"/>
          <w:lang w:val="es-ES"/>
        </w:rPr>
      </w:pPr>
      <w:r w:rsidRPr="009D6A0C">
        <w:rPr>
          <w:rFonts w:cs="Arial"/>
          <w:lang w:val="es-ES"/>
        </w:rPr>
        <w:lastRenderedPageBreak/>
        <w:t xml:space="preserve">Acción: </w:t>
      </w:r>
      <w:proofErr w:type="spellStart"/>
      <w:r w:rsidRPr="009D6A0C">
        <w:rPr>
          <w:rFonts w:cs="Arial"/>
          <w:lang w:val="es-ES"/>
        </w:rPr>
        <w:t>Click</w:t>
      </w:r>
      <w:proofErr w:type="spellEnd"/>
      <w:r w:rsidRPr="009D6A0C">
        <w:rPr>
          <w:rFonts w:cs="Arial"/>
          <w:lang w:val="es-ES"/>
        </w:rPr>
        <w:t xml:space="preserve"> "Buscar"</w:t>
      </w:r>
    </w:p>
    <w:p w:rsidR="00B64B52" w:rsidRPr="00191070" w:rsidRDefault="00B64B52" w:rsidP="00B55342">
      <w:pPr>
        <w:spacing w:line="360" w:lineRule="auto"/>
        <w:jc w:val="both"/>
        <w:rPr>
          <w:rFonts w:cs="Arial"/>
          <w:lang w:val="es-ES"/>
        </w:rPr>
      </w:pPr>
      <w:r w:rsidRPr="00191070">
        <w:rPr>
          <w:rFonts w:cs="Arial"/>
          <w:lang w:val="es-ES"/>
        </w:rPr>
        <w:t>Resultado esperado: Mensaje "No se encontraron clientes"</w:t>
      </w:r>
    </w:p>
    <w:p w:rsidR="00B64B52" w:rsidRPr="00191070" w:rsidRDefault="008202A4" w:rsidP="00B55342">
      <w:pPr>
        <w:spacing w:line="360" w:lineRule="auto"/>
        <w:jc w:val="both"/>
        <w:rPr>
          <w:rFonts w:cs="Arial"/>
          <w:szCs w:val="24"/>
        </w:rPr>
      </w:pPr>
      <w:r>
        <w:rPr>
          <w:rFonts w:cs="Arial"/>
          <w:szCs w:val="24"/>
        </w:rPr>
        <w:pict>
          <v:rect id="_x0000_i1034" style="width:0;height:1.5pt" o:hralign="center" o:hrstd="t" o:hr="t" fillcolor="#a0a0a0" stroked="f"/>
        </w:pict>
      </w:r>
    </w:p>
    <w:p w:rsidR="00B64B52" w:rsidRPr="00191070" w:rsidRDefault="00B64B52" w:rsidP="00B55342">
      <w:pPr>
        <w:spacing w:line="360" w:lineRule="auto"/>
        <w:jc w:val="both"/>
        <w:rPr>
          <w:rFonts w:cs="Arial"/>
          <w:lang w:val="es-ES"/>
        </w:rPr>
      </w:pPr>
      <w:bookmarkStart w:id="49" w:name="_Toc213227146"/>
      <w:r w:rsidRPr="00191070">
        <w:rPr>
          <w:rFonts w:cs="Arial"/>
          <w:lang w:val="es-ES"/>
        </w:rPr>
        <w:t>Requisito: "Iniciar sesión (autenticación)"</w:t>
      </w:r>
      <w:bookmarkEnd w:id="49"/>
    </w:p>
    <w:p w:rsidR="00B64B52" w:rsidRPr="00191070" w:rsidRDefault="00B64B52" w:rsidP="00B55342">
      <w:pPr>
        <w:spacing w:line="360" w:lineRule="auto"/>
        <w:jc w:val="both"/>
        <w:rPr>
          <w:rFonts w:cs="Arial"/>
          <w:lang w:val="es-ES"/>
        </w:rPr>
      </w:pPr>
      <w:r w:rsidRPr="00191070">
        <w:rPr>
          <w:rStyle w:val="Textoennegrita"/>
          <w:rFonts w:cs="Arial"/>
          <w:lang w:val="es-ES"/>
        </w:rPr>
        <w:t>Caso 1: Inicio de sesión exitoso</w:t>
      </w:r>
    </w:p>
    <w:p w:rsidR="00B64B52" w:rsidRPr="00191070" w:rsidRDefault="00B64B52" w:rsidP="00B55342">
      <w:pPr>
        <w:spacing w:line="360" w:lineRule="auto"/>
        <w:jc w:val="both"/>
        <w:rPr>
          <w:rFonts w:cs="Arial"/>
          <w:lang w:val="es-ES"/>
        </w:rPr>
      </w:pPr>
      <w:r w:rsidRPr="00191070">
        <w:rPr>
          <w:rFonts w:cs="Arial"/>
          <w:lang w:val="es-ES"/>
        </w:rPr>
        <w:t>Entrada: Email válido: juan@mail.com + contraseña correcta</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"Iniciar Sesión"</w:t>
      </w:r>
    </w:p>
    <w:p w:rsidR="00B64B52" w:rsidRPr="00191070" w:rsidRDefault="00B64B52" w:rsidP="00B55342">
      <w:pPr>
        <w:spacing w:line="360" w:lineRule="auto"/>
        <w:jc w:val="both"/>
        <w:rPr>
          <w:rFonts w:cs="Arial"/>
          <w:lang w:val="es-ES"/>
        </w:rPr>
      </w:pPr>
      <w:r w:rsidRPr="00191070">
        <w:rPr>
          <w:rFonts w:cs="Arial"/>
          <w:lang w:val="es-ES"/>
        </w:rPr>
        <w:t xml:space="preserve">Resultado esperado: Redirección a </w:t>
      </w:r>
      <w:proofErr w:type="spellStart"/>
      <w:r w:rsidRPr="00191070">
        <w:rPr>
          <w:rFonts w:cs="Arial"/>
          <w:lang w:val="es-ES"/>
        </w:rPr>
        <w:t>dashboard</w:t>
      </w:r>
      <w:proofErr w:type="spellEnd"/>
      <w:r w:rsidRPr="00191070">
        <w:rPr>
          <w:rFonts w:cs="Arial"/>
          <w:lang w:val="es-ES"/>
        </w:rPr>
        <w:t xml:space="preserve"> + mensaje "Bienvenido"</w:t>
      </w:r>
    </w:p>
    <w:p w:rsidR="00B64B52" w:rsidRPr="009D6A0C" w:rsidRDefault="00B64B52" w:rsidP="00B55342">
      <w:pPr>
        <w:spacing w:line="360" w:lineRule="auto"/>
        <w:jc w:val="both"/>
        <w:rPr>
          <w:rFonts w:cs="Arial"/>
          <w:lang w:val="es-ES"/>
        </w:rPr>
      </w:pPr>
      <w:r w:rsidRPr="009D6A0C">
        <w:rPr>
          <w:rStyle w:val="Textoennegrita"/>
          <w:rFonts w:cs="Arial"/>
          <w:lang w:val="es-ES"/>
        </w:rPr>
        <w:t>Caso 2: Contraseña incorrecta</w:t>
      </w:r>
    </w:p>
    <w:p w:rsidR="00B64B52" w:rsidRPr="009D6A0C" w:rsidRDefault="00B64B52" w:rsidP="00B55342">
      <w:pPr>
        <w:spacing w:line="360" w:lineRule="auto"/>
        <w:jc w:val="both"/>
        <w:rPr>
          <w:rFonts w:cs="Arial"/>
          <w:lang w:val="es-ES"/>
        </w:rPr>
      </w:pPr>
      <w:r w:rsidRPr="009D6A0C">
        <w:rPr>
          <w:rFonts w:cs="Arial"/>
          <w:lang w:val="es-ES"/>
        </w:rPr>
        <w:t>Entrada: Email válido + contraseña incorrecta</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"Iniciar Sesión"</w:t>
      </w:r>
    </w:p>
    <w:p w:rsidR="00B64B52" w:rsidRPr="00191070" w:rsidRDefault="00B64B52" w:rsidP="00B55342">
      <w:pPr>
        <w:spacing w:line="360" w:lineRule="auto"/>
        <w:jc w:val="both"/>
        <w:rPr>
          <w:rFonts w:cs="Arial"/>
          <w:lang w:val="es-ES"/>
        </w:rPr>
      </w:pPr>
      <w:r w:rsidRPr="00191070">
        <w:rPr>
          <w:rFonts w:cs="Arial"/>
          <w:lang w:val="es-ES"/>
        </w:rPr>
        <w:t>Resultado esperado: Mensaje "Credenciales inválidas" + contador de intentos</w:t>
      </w:r>
    </w:p>
    <w:p w:rsidR="00B64B52" w:rsidRPr="009D6A0C" w:rsidRDefault="00B64B52" w:rsidP="00B55342">
      <w:pPr>
        <w:spacing w:line="360" w:lineRule="auto"/>
        <w:jc w:val="both"/>
        <w:rPr>
          <w:rFonts w:cs="Arial"/>
          <w:lang w:val="es-ES"/>
        </w:rPr>
      </w:pPr>
      <w:r w:rsidRPr="009D6A0C">
        <w:rPr>
          <w:rStyle w:val="Textoennegrita"/>
          <w:rFonts w:cs="Arial"/>
          <w:lang w:val="es-ES"/>
        </w:rPr>
        <w:t>Caso 3: Email no registrado</w:t>
      </w:r>
    </w:p>
    <w:p w:rsidR="00B64B52" w:rsidRPr="00191070" w:rsidRDefault="00B64B52" w:rsidP="00B55342">
      <w:pPr>
        <w:spacing w:line="360" w:lineRule="auto"/>
        <w:jc w:val="both"/>
        <w:rPr>
          <w:rFonts w:cs="Arial"/>
          <w:lang w:val="es-ES"/>
        </w:rPr>
      </w:pPr>
      <w:r w:rsidRPr="00191070">
        <w:rPr>
          <w:rFonts w:cs="Arial"/>
          <w:lang w:val="es-ES"/>
        </w:rPr>
        <w:t>Entrada: Email no registrado + cualquier contraseña</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"Iniciar Sesión"</w:t>
      </w:r>
    </w:p>
    <w:p w:rsidR="00B64B52" w:rsidRPr="00191070" w:rsidRDefault="00B64B52" w:rsidP="00B55342">
      <w:pPr>
        <w:spacing w:line="360" w:lineRule="auto"/>
        <w:jc w:val="both"/>
        <w:rPr>
          <w:rFonts w:cs="Arial"/>
          <w:lang w:val="es-ES"/>
        </w:rPr>
      </w:pPr>
      <w:r w:rsidRPr="00191070">
        <w:rPr>
          <w:rFonts w:cs="Arial"/>
          <w:lang w:val="es-ES"/>
        </w:rPr>
        <w:t>Resultado esperado: Mensaje "Cuenta no encontrada"</w:t>
      </w:r>
    </w:p>
    <w:p w:rsidR="00B64B52" w:rsidRPr="00191070" w:rsidRDefault="008202A4" w:rsidP="00B55342">
      <w:pPr>
        <w:spacing w:line="360" w:lineRule="auto"/>
        <w:jc w:val="both"/>
        <w:rPr>
          <w:rFonts w:cs="Arial"/>
          <w:szCs w:val="24"/>
        </w:rPr>
      </w:pPr>
      <w:r>
        <w:rPr>
          <w:rFonts w:cs="Arial"/>
          <w:szCs w:val="24"/>
        </w:rPr>
        <w:pict>
          <v:rect id="_x0000_i1035" style="width:0;height:1.5pt" o:hralign="center" o:hrstd="t" o:hr="t" fillcolor="#a0a0a0" stroked="f"/>
        </w:pict>
      </w:r>
    </w:p>
    <w:p w:rsidR="00B64B52" w:rsidRPr="00191070" w:rsidRDefault="00B64B52" w:rsidP="00B55342">
      <w:pPr>
        <w:spacing w:line="360" w:lineRule="auto"/>
        <w:jc w:val="both"/>
        <w:rPr>
          <w:rFonts w:cs="Arial"/>
          <w:lang w:val="es-ES"/>
        </w:rPr>
      </w:pPr>
      <w:bookmarkStart w:id="50" w:name="_Toc213227147"/>
      <w:r w:rsidRPr="00191070">
        <w:rPr>
          <w:rFonts w:cs="Arial"/>
          <w:lang w:val="es-ES"/>
        </w:rPr>
        <w:t>Requisito: "Cerrar sesión"</w:t>
      </w:r>
      <w:bookmarkEnd w:id="50"/>
    </w:p>
    <w:p w:rsidR="00B64B52" w:rsidRPr="00191070" w:rsidRDefault="00B64B52" w:rsidP="00B55342">
      <w:pPr>
        <w:spacing w:line="360" w:lineRule="auto"/>
        <w:jc w:val="both"/>
        <w:rPr>
          <w:rFonts w:cs="Arial"/>
          <w:lang w:val="es-ES"/>
        </w:rPr>
      </w:pPr>
      <w:r w:rsidRPr="00191070">
        <w:rPr>
          <w:rStyle w:val="Textoennegrita"/>
          <w:rFonts w:cs="Arial"/>
          <w:lang w:val="es-ES"/>
        </w:rPr>
        <w:t>Caso 1: Cierre de sesión exitoso</w:t>
      </w:r>
    </w:p>
    <w:p w:rsidR="00B64B52" w:rsidRPr="00191070" w:rsidRDefault="00B64B52" w:rsidP="00B55342">
      <w:pPr>
        <w:spacing w:line="360" w:lineRule="auto"/>
        <w:jc w:val="both"/>
        <w:rPr>
          <w:rFonts w:cs="Arial"/>
          <w:lang w:val="es-ES"/>
        </w:rPr>
      </w:pPr>
      <w:r w:rsidRPr="00191070">
        <w:rPr>
          <w:rFonts w:cs="Arial"/>
          <w:lang w:val="es-ES"/>
        </w:rPr>
        <w:t xml:space="preserve">Entrada: Usuario </w:t>
      </w:r>
      <w:proofErr w:type="spellStart"/>
      <w:r w:rsidRPr="00191070">
        <w:rPr>
          <w:rFonts w:cs="Arial"/>
          <w:lang w:val="es-ES"/>
        </w:rPr>
        <w:t>logueado</w:t>
      </w:r>
      <w:proofErr w:type="spellEnd"/>
      <w:r w:rsidRPr="00191070">
        <w:rPr>
          <w:rFonts w:cs="Arial"/>
          <w:lang w:val="es-ES"/>
        </w:rPr>
        <w:t xml:space="preserve"> en el sistema</w:t>
      </w:r>
    </w:p>
    <w:p w:rsidR="00B64B52" w:rsidRPr="009D6A0C" w:rsidRDefault="00B64B52" w:rsidP="00B55342">
      <w:pPr>
        <w:spacing w:line="360" w:lineRule="auto"/>
        <w:jc w:val="both"/>
        <w:rPr>
          <w:rFonts w:cs="Arial"/>
          <w:lang w:val="es-ES"/>
        </w:rPr>
      </w:pPr>
      <w:r w:rsidRPr="009D6A0C">
        <w:rPr>
          <w:rFonts w:cs="Arial"/>
          <w:lang w:val="es-ES"/>
        </w:rPr>
        <w:lastRenderedPageBreak/>
        <w:t xml:space="preserve">Acción: </w:t>
      </w:r>
      <w:proofErr w:type="spellStart"/>
      <w:r w:rsidRPr="009D6A0C">
        <w:rPr>
          <w:rFonts w:cs="Arial"/>
          <w:lang w:val="es-ES"/>
        </w:rPr>
        <w:t>Click</w:t>
      </w:r>
      <w:proofErr w:type="spellEnd"/>
      <w:r w:rsidRPr="009D6A0C">
        <w:rPr>
          <w:rFonts w:cs="Arial"/>
          <w:lang w:val="es-ES"/>
        </w:rPr>
        <w:t xml:space="preserve"> "Cerrar sesión"</w:t>
      </w:r>
    </w:p>
    <w:p w:rsidR="00B64B52" w:rsidRPr="00191070" w:rsidRDefault="00B64B52" w:rsidP="00B55342">
      <w:pPr>
        <w:spacing w:line="360" w:lineRule="auto"/>
        <w:jc w:val="both"/>
        <w:rPr>
          <w:rFonts w:cs="Arial"/>
          <w:lang w:val="es-ES"/>
        </w:rPr>
      </w:pPr>
      <w:r w:rsidRPr="00191070">
        <w:rPr>
          <w:rFonts w:cs="Arial"/>
          <w:lang w:val="es-ES"/>
        </w:rPr>
        <w:t>Resultado esperado: Usuario desconectado + redirección a la pantalla de inicio + mensaje "Sesión cerrada exitosamente"</w:t>
      </w:r>
    </w:p>
    <w:p w:rsidR="00B64B52" w:rsidRPr="00191070" w:rsidRDefault="00B64B52" w:rsidP="00B55342">
      <w:pPr>
        <w:spacing w:line="360" w:lineRule="auto"/>
        <w:jc w:val="both"/>
        <w:rPr>
          <w:rFonts w:cs="Arial"/>
          <w:lang w:val="es-ES"/>
        </w:rPr>
      </w:pPr>
      <w:r w:rsidRPr="00191070">
        <w:rPr>
          <w:rStyle w:val="Textoennegrita"/>
          <w:rFonts w:cs="Arial"/>
          <w:lang w:val="es-ES"/>
        </w:rPr>
        <w:t>Caso 2: Cierre de sesión sin sesión activa</w:t>
      </w:r>
    </w:p>
    <w:p w:rsidR="00B64B52" w:rsidRPr="00191070" w:rsidRDefault="00B64B52" w:rsidP="00B55342">
      <w:pPr>
        <w:spacing w:line="360" w:lineRule="auto"/>
        <w:jc w:val="both"/>
        <w:rPr>
          <w:rFonts w:cs="Arial"/>
          <w:lang w:val="es-ES"/>
        </w:rPr>
      </w:pPr>
      <w:r w:rsidRPr="00191070">
        <w:rPr>
          <w:rFonts w:cs="Arial"/>
          <w:lang w:val="es-ES"/>
        </w:rPr>
        <w:t xml:space="preserve">Entrada: Intento de cierre de sesión sin estar </w:t>
      </w:r>
      <w:proofErr w:type="spellStart"/>
      <w:r w:rsidRPr="00191070">
        <w:rPr>
          <w:rFonts w:cs="Arial"/>
          <w:lang w:val="es-ES"/>
        </w:rPr>
        <w:t>logueado</w:t>
      </w:r>
      <w:proofErr w:type="spellEnd"/>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"Cerrar sesión"</w:t>
      </w:r>
    </w:p>
    <w:p w:rsidR="00B64B52" w:rsidRPr="00191070" w:rsidRDefault="00B64B52" w:rsidP="00B55342">
      <w:pPr>
        <w:spacing w:line="360" w:lineRule="auto"/>
        <w:jc w:val="both"/>
        <w:rPr>
          <w:rFonts w:cs="Arial"/>
          <w:lang w:val="es-ES"/>
        </w:rPr>
      </w:pPr>
      <w:r w:rsidRPr="00191070">
        <w:rPr>
          <w:rFonts w:cs="Arial"/>
          <w:lang w:val="es-ES"/>
        </w:rPr>
        <w:t>Resultado esperado: Mensaje "No hay sesión activa"</w:t>
      </w:r>
    </w:p>
    <w:p w:rsidR="00B64B52" w:rsidRPr="00191070" w:rsidRDefault="008202A4" w:rsidP="00B55342">
      <w:pPr>
        <w:spacing w:line="360" w:lineRule="auto"/>
        <w:jc w:val="both"/>
        <w:rPr>
          <w:rFonts w:cs="Arial"/>
          <w:szCs w:val="24"/>
        </w:rPr>
      </w:pPr>
      <w:r>
        <w:rPr>
          <w:rFonts w:cs="Arial"/>
          <w:szCs w:val="24"/>
        </w:rPr>
        <w:pict>
          <v:rect id="_x0000_i1036" style="width:0;height:1.5pt" o:hralign="center" o:hrstd="t" o:hr="t" fillcolor="#a0a0a0" stroked="f"/>
        </w:pict>
      </w:r>
    </w:p>
    <w:p w:rsidR="00B64B52" w:rsidRPr="00191070" w:rsidRDefault="00B64B52" w:rsidP="00B55342">
      <w:pPr>
        <w:spacing w:line="360" w:lineRule="auto"/>
        <w:jc w:val="both"/>
        <w:rPr>
          <w:rFonts w:cs="Arial"/>
          <w:lang w:val="es-ES"/>
        </w:rPr>
      </w:pPr>
      <w:bookmarkStart w:id="51" w:name="_Toc213227148"/>
      <w:r w:rsidRPr="00191070">
        <w:rPr>
          <w:rFonts w:cs="Arial"/>
          <w:lang w:val="es-ES"/>
        </w:rPr>
        <w:t>Requisito: "Recuperar contraseña"</w:t>
      </w:r>
      <w:bookmarkEnd w:id="51"/>
    </w:p>
    <w:p w:rsidR="00B64B52" w:rsidRPr="00191070" w:rsidRDefault="00B64B52" w:rsidP="00B55342">
      <w:pPr>
        <w:spacing w:line="360" w:lineRule="auto"/>
        <w:jc w:val="both"/>
        <w:rPr>
          <w:rFonts w:cs="Arial"/>
          <w:lang w:val="es-ES"/>
        </w:rPr>
      </w:pPr>
      <w:r w:rsidRPr="00191070">
        <w:rPr>
          <w:rStyle w:val="Textoennegrita"/>
          <w:rFonts w:cs="Arial"/>
          <w:lang w:val="es-ES"/>
        </w:rPr>
        <w:t>Caso 1: Recuperación exitosa mediante correo</w:t>
      </w:r>
    </w:p>
    <w:p w:rsidR="00B64B52" w:rsidRPr="00191070" w:rsidRDefault="00B64B52" w:rsidP="00B55342">
      <w:pPr>
        <w:spacing w:line="360" w:lineRule="auto"/>
        <w:jc w:val="both"/>
        <w:rPr>
          <w:rFonts w:cs="Arial"/>
          <w:lang w:val="es-ES"/>
        </w:rPr>
      </w:pPr>
      <w:r w:rsidRPr="00191070">
        <w:rPr>
          <w:rFonts w:cs="Arial"/>
          <w:lang w:val="es-ES"/>
        </w:rPr>
        <w:t>Entrada: Email registrado: juan@mail.com</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"Recuperar contraseña"</w:t>
      </w:r>
    </w:p>
    <w:p w:rsidR="00B64B52" w:rsidRPr="00191070" w:rsidRDefault="00B64B52" w:rsidP="00B55342">
      <w:pPr>
        <w:spacing w:line="360" w:lineRule="auto"/>
        <w:jc w:val="both"/>
        <w:rPr>
          <w:rFonts w:cs="Arial"/>
          <w:lang w:val="es-ES"/>
        </w:rPr>
      </w:pPr>
      <w:r w:rsidRPr="00191070">
        <w:rPr>
          <w:rFonts w:cs="Arial"/>
          <w:lang w:val="es-ES"/>
        </w:rPr>
        <w:t>Resultado esperado: Envío de correo con enlace para restablecer contraseña + mensaje "Se ha enviado un correo para restablecer su contraseña"</w:t>
      </w:r>
    </w:p>
    <w:p w:rsidR="00B64B52" w:rsidRPr="009D6A0C" w:rsidRDefault="00B64B52" w:rsidP="00B55342">
      <w:pPr>
        <w:spacing w:line="360" w:lineRule="auto"/>
        <w:jc w:val="both"/>
        <w:rPr>
          <w:rFonts w:cs="Arial"/>
          <w:lang w:val="es-ES"/>
        </w:rPr>
      </w:pPr>
      <w:r w:rsidRPr="009D6A0C">
        <w:rPr>
          <w:rStyle w:val="Textoennegrita"/>
          <w:rFonts w:cs="Arial"/>
          <w:lang w:val="es-ES"/>
        </w:rPr>
        <w:t>Caso 2: Email no registrado</w:t>
      </w:r>
    </w:p>
    <w:p w:rsidR="00B64B52" w:rsidRPr="00191070" w:rsidRDefault="00B64B52" w:rsidP="00B55342">
      <w:pPr>
        <w:spacing w:line="360" w:lineRule="auto"/>
        <w:jc w:val="both"/>
        <w:rPr>
          <w:rFonts w:cs="Arial"/>
          <w:lang w:val="es-ES"/>
        </w:rPr>
      </w:pPr>
      <w:r w:rsidRPr="00191070">
        <w:rPr>
          <w:rFonts w:cs="Arial"/>
          <w:lang w:val="es-ES"/>
        </w:rPr>
        <w:t>Entrada: Email no registrado: ana@mail.com</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"Recuperar contraseña"</w:t>
      </w:r>
    </w:p>
    <w:p w:rsidR="00B64B52" w:rsidRPr="00191070" w:rsidRDefault="00B64B52" w:rsidP="00B55342">
      <w:pPr>
        <w:spacing w:line="360" w:lineRule="auto"/>
        <w:jc w:val="both"/>
        <w:rPr>
          <w:rFonts w:cs="Arial"/>
          <w:lang w:val="es-ES"/>
        </w:rPr>
      </w:pPr>
      <w:r w:rsidRPr="00191070">
        <w:rPr>
          <w:rFonts w:cs="Arial"/>
          <w:lang w:val="es-ES"/>
        </w:rPr>
        <w:t>Resultado esperado: Mensaje "El correo no está registrado"</w:t>
      </w:r>
    </w:p>
    <w:p w:rsidR="00B64B52" w:rsidRPr="009D6A0C" w:rsidRDefault="00B64B52" w:rsidP="00B55342">
      <w:pPr>
        <w:spacing w:line="360" w:lineRule="auto"/>
        <w:jc w:val="both"/>
        <w:rPr>
          <w:rFonts w:cs="Arial"/>
          <w:lang w:val="es-ES"/>
        </w:rPr>
      </w:pPr>
      <w:r w:rsidRPr="009D6A0C">
        <w:rPr>
          <w:rStyle w:val="Textoennegrita"/>
          <w:rFonts w:cs="Arial"/>
          <w:lang w:val="es-ES"/>
        </w:rPr>
        <w:t xml:space="preserve">Caso 3: </w:t>
      </w:r>
      <w:proofErr w:type="spellStart"/>
      <w:r w:rsidRPr="009D6A0C">
        <w:rPr>
          <w:rStyle w:val="Textoennegrita"/>
          <w:rFonts w:cs="Arial"/>
          <w:lang w:val="es-ES"/>
        </w:rPr>
        <w:t>Token</w:t>
      </w:r>
      <w:proofErr w:type="spellEnd"/>
      <w:r w:rsidRPr="009D6A0C">
        <w:rPr>
          <w:rStyle w:val="Textoennegrita"/>
          <w:rFonts w:cs="Arial"/>
          <w:lang w:val="es-ES"/>
        </w:rPr>
        <w:t xml:space="preserve"> de recuperación inválido</w:t>
      </w:r>
    </w:p>
    <w:p w:rsidR="00B64B52" w:rsidRPr="00191070" w:rsidRDefault="00B64B52" w:rsidP="00B55342">
      <w:pPr>
        <w:spacing w:line="360" w:lineRule="auto"/>
        <w:jc w:val="both"/>
        <w:rPr>
          <w:rFonts w:cs="Arial"/>
          <w:lang w:val="es-ES"/>
        </w:rPr>
      </w:pPr>
      <w:r w:rsidRPr="00191070">
        <w:rPr>
          <w:rFonts w:cs="Arial"/>
          <w:lang w:val="es-ES"/>
        </w:rPr>
        <w:t xml:space="preserve">Entrada: </w:t>
      </w:r>
      <w:proofErr w:type="spellStart"/>
      <w:r w:rsidRPr="00191070">
        <w:rPr>
          <w:rFonts w:cs="Arial"/>
          <w:lang w:val="es-ES"/>
        </w:rPr>
        <w:t>Token</w:t>
      </w:r>
      <w:proofErr w:type="spellEnd"/>
      <w:r w:rsidRPr="00191070">
        <w:rPr>
          <w:rFonts w:cs="Arial"/>
          <w:lang w:val="es-ES"/>
        </w:rPr>
        <w:t xml:space="preserve"> de restablecimiento caducado o incorrecto</w:t>
      </w:r>
    </w:p>
    <w:p w:rsidR="00B64B52" w:rsidRPr="00191070" w:rsidRDefault="00B64B52" w:rsidP="00B55342">
      <w:pPr>
        <w:spacing w:line="360" w:lineRule="auto"/>
        <w:jc w:val="both"/>
        <w:rPr>
          <w:rFonts w:cs="Arial"/>
          <w:lang w:val="es-ES"/>
        </w:rPr>
      </w:pPr>
      <w:r w:rsidRPr="00191070">
        <w:rPr>
          <w:rFonts w:cs="Arial"/>
          <w:lang w:val="es-ES"/>
        </w:rPr>
        <w:t xml:space="preserve">Acción: Intentar cambiar contraseña usando </w:t>
      </w:r>
      <w:proofErr w:type="spellStart"/>
      <w:r w:rsidRPr="00191070">
        <w:rPr>
          <w:rFonts w:cs="Arial"/>
          <w:lang w:val="es-ES"/>
        </w:rPr>
        <w:t>token</w:t>
      </w:r>
      <w:proofErr w:type="spellEnd"/>
    </w:p>
    <w:p w:rsidR="00B64B52" w:rsidRPr="00191070" w:rsidRDefault="00B64B52" w:rsidP="00B55342">
      <w:pPr>
        <w:spacing w:line="360" w:lineRule="auto"/>
        <w:jc w:val="both"/>
        <w:rPr>
          <w:rFonts w:cs="Arial"/>
          <w:lang w:val="es-ES"/>
        </w:rPr>
      </w:pPr>
      <w:r w:rsidRPr="00191070">
        <w:rPr>
          <w:rFonts w:cs="Arial"/>
          <w:lang w:val="es-ES"/>
        </w:rPr>
        <w:lastRenderedPageBreak/>
        <w:t>Resultado esperado: Mensaje "</w:t>
      </w:r>
      <w:proofErr w:type="spellStart"/>
      <w:r w:rsidRPr="00191070">
        <w:rPr>
          <w:rFonts w:cs="Arial"/>
          <w:lang w:val="es-ES"/>
        </w:rPr>
        <w:t>Token</w:t>
      </w:r>
      <w:proofErr w:type="spellEnd"/>
      <w:r w:rsidRPr="00191070">
        <w:rPr>
          <w:rFonts w:cs="Arial"/>
          <w:lang w:val="es-ES"/>
        </w:rPr>
        <w:t xml:space="preserve"> inválido o expirado" + cambio no realizado</w:t>
      </w:r>
    </w:p>
    <w:p w:rsidR="00B64B52" w:rsidRPr="00191070" w:rsidRDefault="008202A4" w:rsidP="00B55342">
      <w:pPr>
        <w:spacing w:line="360" w:lineRule="auto"/>
        <w:jc w:val="both"/>
        <w:rPr>
          <w:rFonts w:cs="Arial"/>
          <w:szCs w:val="24"/>
        </w:rPr>
      </w:pPr>
      <w:r>
        <w:rPr>
          <w:rFonts w:cs="Arial"/>
          <w:szCs w:val="24"/>
        </w:rPr>
        <w:pict>
          <v:rect id="_x0000_i1037" style="width:0;height:1.5pt" o:hralign="center" o:hrstd="t" o:hr="t" fillcolor="#a0a0a0" stroked="f"/>
        </w:pict>
      </w:r>
    </w:p>
    <w:p w:rsidR="00B64B52" w:rsidRPr="00191070" w:rsidRDefault="00B64B52" w:rsidP="00B55342">
      <w:pPr>
        <w:spacing w:line="360" w:lineRule="auto"/>
        <w:jc w:val="both"/>
        <w:rPr>
          <w:rFonts w:cs="Arial"/>
          <w:lang w:val="es-ES"/>
        </w:rPr>
      </w:pPr>
      <w:bookmarkStart w:id="52" w:name="_Toc213227149"/>
      <w:r w:rsidRPr="00191070">
        <w:rPr>
          <w:rFonts w:cs="Arial"/>
          <w:lang w:val="es-ES"/>
        </w:rPr>
        <w:t>Requisito: "Crear rol"</w:t>
      </w:r>
      <w:bookmarkEnd w:id="52"/>
    </w:p>
    <w:p w:rsidR="00B64B52" w:rsidRPr="00191070" w:rsidRDefault="00B64B52" w:rsidP="00B55342">
      <w:pPr>
        <w:spacing w:line="360" w:lineRule="auto"/>
        <w:jc w:val="both"/>
        <w:rPr>
          <w:rFonts w:cs="Arial"/>
          <w:lang w:val="es-ES"/>
        </w:rPr>
      </w:pPr>
      <w:r w:rsidRPr="00191070">
        <w:rPr>
          <w:rStyle w:val="Textoennegrita"/>
          <w:rFonts w:cs="Arial"/>
          <w:lang w:val="es-ES"/>
        </w:rPr>
        <w:t>Caso 1: Creación exitosa</w:t>
      </w:r>
    </w:p>
    <w:p w:rsidR="00B64B52" w:rsidRPr="00191070" w:rsidRDefault="00B64B52" w:rsidP="00B55342">
      <w:pPr>
        <w:spacing w:line="360" w:lineRule="auto"/>
        <w:jc w:val="both"/>
        <w:rPr>
          <w:rFonts w:cs="Arial"/>
          <w:lang w:val="es-ES"/>
        </w:rPr>
      </w:pPr>
      <w:r w:rsidRPr="00191070">
        <w:rPr>
          <w:rFonts w:cs="Arial"/>
          <w:lang w:val="es-ES"/>
        </w:rPr>
        <w:t>Entrada: Nombre del rol: Vendedor, permisos: ventas, consultar pedidos</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"Crear rol"</w:t>
      </w:r>
    </w:p>
    <w:p w:rsidR="00B64B52" w:rsidRPr="00191070" w:rsidRDefault="00B64B52" w:rsidP="00B55342">
      <w:pPr>
        <w:spacing w:line="360" w:lineRule="auto"/>
        <w:jc w:val="both"/>
        <w:rPr>
          <w:rFonts w:cs="Arial"/>
          <w:lang w:val="es-ES"/>
        </w:rPr>
      </w:pPr>
      <w:r w:rsidRPr="00191070">
        <w:rPr>
          <w:rFonts w:cs="Arial"/>
          <w:lang w:val="es-ES"/>
        </w:rPr>
        <w:t>Resultado esperado: Rol registrado + mensaje "Rol creado exitosamente"</w:t>
      </w:r>
    </w:p>
    <w:p w:rsidR="00B64B52" w:rsidRPr="009D6A0C" w:rsidRDefault="00B64B52" w:rsidP="00B55342">
      <w:pPr>
        <w:spacing w:line="360" w:lineRule="auto"/>
        <w:jc w:val="both"/>
        <w:rPr>
          <w:rFonts w:cs="Arial"/>
          <w:lang w:val="es-ES"/>
        </w:rPr>
      </w:pPr>
      <w:r w:rsidRPr="009D6A0C">
        <w:rPr>
          <w:rStyle w:val="Textoennegrita"/>
          <w:rFonts w:cs="Arial"/>
          <w:lang w:val="es-ES"/>
        </w:rPr>
        <w:t>Caso 2: Nombre de rol duplicado</w:t>
      </w:r>
    </w:p>
    <w:p w:rsidR="00B64B52" w:rsidRPr="00191070" w:rsidRDefault="00B64B52" w:rsidP="00B55342">
      <w:pPr>
        <w:spacing w:line="360" w:lineRule="auto"/>
        <w:jc w:val="both"/>
        <w:rPr>
          <w:rFonts w:cs="Arial"/>
          <w:lang w:val="es-ES"/>
        </w:rPr>
      </w:pPr>
      <w:r w:rsidRPr="00191070">
        <w:rPr>
          <w:rFonts w:cs="Arial"/>
          <w:lang w:val="es-ES"/>
        </w:rPr>
        <w:t>Entrada: Nombre de rol ya existente: Administrador</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"Crear rol"</w:t>
      </w:r>
    </w:p>
    <w:p w:rsidR="00B64B52" w:rsidRPr="00191070" w:rsidRDefault="00B64B52" w:rsidP="00B55342">
      <w:pPr>
        <w:spacing w:line="360" w:lineRule="auto"/>
        <w:jc w:val="both"/>
        <w:rPr>
          <w:rFonts w:cs="Arial"/>
          <w:lang w:val="es-ES"/>
        </w:rPr>
      </w:pPr>
      <w:r w:rsidRPr="00191070">
        <w:rPr>
          <w:rFonts w:cs="Arial"/>
          <w:lang w:val="es-ES"/>
        </w:rPr>
        <w:t>Resultado esperado: Mensaje "El rol ya existe" + rol no creado</w:t>
      </w:r>
    </w:p>
    <w:p w:rsidR="00B64B52" w:rsidRPr="00191070" w:rsidRDefault="008202A4" w:rsidP="00B55342">
      <w:pPr>
        <w:spacing w:line="360" w:lineRule="auto"/>
        <w:jc w:val="both"/>
        <w:rPr>
          <w:rFonts w:cs="Arial"/>
          <w:szCs w:val="24"/>
        </w:rPr>
      </w:pPr>
      <w:r>
        <w:rPr>
          <w:rFonts w:cs="Arial"/>
          <w:szCs w:val="24"/>
        </w:rPr>
        <w:pict>
          <v:rect id="_x0000_i1038" style="width:0;height:1.5pt" o:hralign="center" o:hrstd="t" o:hr="t" fillcolor="#a0a0a0" stroked="f"/>
        </w:pict>
      </w:r>
    </w:p>
    <w:p w:rsidR="00B64B52" w:rsidRPr="00191070" w:rsidRDefault="00B64B52" w:rsidP="00B55342">
      <w:pPr>
        <w:spacing w:line="360" w:lineRule="auto"/>
        <w:jc w:val="both"/>
        <w:rPr>
          <w:rFonts w:cs="Arial"/>
          <w:lang w:val="es-ES"/>
        </w:rPr>
      </w:pPr>
      <w:bookmarkStart w:id="53" w:name="_Toc213227150"/>
      <w:r w:rsidRPr="00191070">
        <w:rPr>
          <w:rFonts w:cs="Arial"/>
          <w:lang w:val="es-ES"/>
        </w:rPr>
        <w:t>Requisito: "Modificar rol"</w:t>
      </w:r>
      <w:bookmarkEnd w:id="53"/>
    </w:p>
    <w:p w:rsidR="00B64B52" w:rsidRPr="00191070" w:rsidRDefault="00B64B52" w:rsidP="00B55342">
      <w:pPr>
        <w:spacing w:line="360" w:lineRule="auto"/>
        <w:jc w:val="both"/>
        <w:rPr>
          <w:rFonts w:cs="Arial"/>
          <w:lang w:val="es-ES"/>
        </w:rPr>
      </w:pPr>
      <w:r w:rsidRPr="00191070">
        <w:rPr>
          <w:rStyle w:val="Textoennegrita"/>
          <w:rFonts w:cs="Arial"/>
          <w:lang w:val="es-ES"/>
        </w:rPr>
        <w:t>Caso 1: Modificación exitosa</w:t>
      </w:r>
    </w:p>
    <w:p w:rsidR="00B64B52" w:rsidRPr="00191070" w:rsidRDefault="00B64B52" w:rsidP="00B55342">
      <w:pPr>
        <w:spacing w:line="360" w:lineRule="auto"/>
        <w:jc w:val="both"/>
        <w:rPr>
          <w:rFonts w:cs="Arial"/>
          <w:lang w:val="es-ES"/>
        </w:rPr>
      </w:pPr>
      <w:r w:rsidRPr="00191070">
        <w:rPr>
          <w:rFonts w:cs="Arial"/>
          <w:lang w:val="es-ES"/>
        </w:rPr>
        <w:t>Entrada: Rol existente: Vendedor, agregar permisos: descuentos</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"Actualizar rol"</w:t>
      </w:r>
    </w:p>
    <w:p w:rsidR="00B64B52" w:rsidRPr="00191070" w:rsidRDefault="00B64B52" w:rsidP="00B55342">
      <w:pPr>
        <w:spacing w:line="360" w:lineRule="auto"/>
        <w:jc w:val="both"/>
        <w:rPr>
          <w:rFonts w:cs="Arial"/>
          <w:lang w:val="es-ES"/>
        </w:rPr>
      </w:pPr>
      <w:r w:rsidRPr="00191070">
        <w:rPr>
          <w:rFonts w:cs="Arial"/>
          <w:lang w:val="es-ES"/>
        </w:rPr>
        <w:t>Resultado esperado: Permisos actualizados + mensaje "Rol modificado correctamente"</w:t>
      </w:r>
    </w:p>
    <w:p w:rsidR="00B64B52" w:rsidRPr="009D6A0C" w:rsidRDefault="00B64B52" w:rsidP="00B55342">
      <w:pPr>
        <w:spacing w:line="360" w:lineRule="auto"/>
        <w:jc w:val="both"/>
        <w:rPr>
          <w:rFonts w:cs="Arial"/>
          <w:lang w:val="es-ES"/>
        </w:rPr>
      </w:pPr>
      <w:r w:rsidRPr="009D6A0C">
        <w:rPr>
          <w:rStyle w:val="Textoennegrita"/>
          <w:rFonts w:cs="Arial"/>
          <w:lang w:val="es-ES"/>
        </w:rPr>
        <w:t>Caso 2: Rol no existente</w:t>
      </w:r>
    </w:p>
    <w:p w:rsidR="00B64B52" w:rsidRPr="009D6A0C" w:rsidRDefault="00B64B52" w:rsidP="00B55342">
      <w:pPr>
        <w:spacing w:line="360" w:lineRule="auto"/>
        <w:jc w:val="both"/>
        <w:rPr>
          <w:rFonts w:cs="Arial"/>
          <w:lang w:val="es-ES"/>
        </w:rPr>
      </w:pPr>
      <w:r w:rsidRPr="009D6A0C">
        <w:rPr>
          <w:rFonts w:cs="Arial"/>
          <w:lang w:val="es-ES"/>
        </w:rPr>
        <w:t>Entrada: Rol inexistente: Supervisor</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"Actualizar rol"</w:t>
      </w:r>
    </w:p>
    <w:p w:rsidR="00B64B52" w:rsidRPr="00191070" w:rsidRDefault="00B64B52" w:rsidP="00B55342">
      <w:pPr>
        <w:spacing w:line="360" w:lineRule="auto"/>
        <w:jc w:val="both"/>
        <w:rPr>
          <w:rFonts w:cs="Arial"/>
          <w:lang w:val="es-ES"/>
        </w:rPr>
      </w:pPr>
      <w:r w:rsidRPr="00191070">
        <w:rPr>
          <w:rFonts w:cs="Arial"/>
          <w:lang w:val="es-ES"/>
        </w:rPr>
        <w:lastRenderedPageBreak/>
        <w:t>Resultado esperado: Mensaje "Rol no encontrado" + cambios no aplicados</w:t>
      </w:r>
    </w:p>
    <w:p w:rsidR="00B64B52" w:rsidRPr="00191070" w:rsidRDefault="008202A4" w:rsidP="00B55342">
      <w:pPr>
        <w:spacing w:line="360" w:lineRule="auto"/>
        <w:jc w:val="both"/>
        <w:rPr>
          <w:rFonts w:cs="Arial"/>
          <w:szCs w:val="24"/>
        </w:rPr>
      </w:pPr>
      <w:r>
        <w:rPr>
          <w:rFonts w:cs="Arial"/>
          <w:szCs w:val="24"/>
        </w:rPr>
        <w:pict>
          <v:rect id="_x0000_i1039" style="width:0;height:1.5pt" o:hralign="center" o:hrstd="t" o:hr="t" fillcolor="#a0a0a0" stroked="f"/>
        </w:pict>
      </w:r>
    </w:p>
    <w:p w:rsidR="00B64B52" w:rsidRPr="00191070" w:rsidRDefault="00B64B52" w:rsidP="00B55342">
      <w:pPr>
        <w:spacing w:line="360" w:lineRule="auto"/>
        <w:jc w:val="both"/>
        <w:rPr>
          <w:rFonts w:cs="Arial"/>
          <w:lang w:val="es-ES"/>
        </w:rPr>
      </w:pPr>
      <w:bookmarkStart w:id="54" w:name="_Toc213227151"/>
      <w:r w:rsidRPr="00191070">
        <w:rPr>
          <w:rFonts w:cs="Arial"/>
          <w:lang w:val="es-ES"/>
        </w:rPr>
        <w:t>Requisito: "Eliminar rol"</w:t>
      </w:r>
      <w:bookmarkEnd w:id="54"/>
    </w:p>
    <w:p w:rsidR="00B64B52" w:rsidRPr="00191070" w:rsidRDefault="00B64B52" w:rsidP="00B55342">
      <w:pPr>
        <w:spacing w:line="360" w:lineRule="auto"/>
        <w:jc w:val="both"/>
        <w:rPr>
          <w:rFonts w:cs="Arial"/>
          <w:lang w:val="es-ES"/>
        </w:rPr>
      </w:pPr>
      <w:r w:rsidRPr="00191070">
        <w:rPr>
          <w:rStyle w:val="Textoennegrita"/>
          <w:rFonts w:cs="Arial"/>
          <w:lang w:val="es-ES"/>
        </w:rPr>
        <w:t>Caso 1: Eliminación exitosa</w:t>
      </w:r>
    </w:p>
    <w:p w:rsidR="00B64B52" w:rsidRPr="009D6A0C" w:rsidRDefault="00B64B52" w:rsidP="00B55342">
      <w:pPr>
        <w:spacing w:line="360" w:lineRule="auto"/>
        <w:jc w:val="both"/>
        <w:rPr>
          <w:rFonts w:cs="Arial"/>
          <w:lang w:val="es-ES"/>
        </w:rPr>
      </w:pPr>
      <w:r w:rsidRPr="009D6A0C">
        <w:rPr>
          <w:rFonts w:cs="Arial"/>
          <w:lang w:val="es-ES"/>
        </w:rPr>
        <w:t>Entrada: Rol existente: Contador</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"Eliminar rol"</w:t>
      </w:r>
    </w:p>
    <w:p w:rsidR="00B64B52" w:rsidRPr="00191070" w:rsidRDefault="00B64B52" w:rsidP="00B55342">
      <w:pPr>
        <w:spacing w:line="360" w:lineRule="auto"/>
        <w:jc w:val="both"/>
        <w:rPr>
          <w:rFonts w:cs="Arial"/>
          <w:lang w:val="es-ES"/>
        </w:rPr>
      </w:pPr>
      <w:r w:rsidRPr="00191070">
        <w:rPr>
          <w:rFonts w:cs="Arial"/>
          <w:lang w:val="es-ES"/>
        </w:rPr>
        <w:t>Resultado esperado: Rol marcado como inactivo + mensaje "Rol eliminado exitosamente"</w:t>
      </w:r>
    </w:p>
    <w:p w:rsidR="00B64B52" w:rsidRPr="009D6A0C" w:rsidRDefault="00B64B52" w:rsidP="00B55342">
      <w:pPr>
        <w:spacing w:line="360" w:lineRule="auto"/>
        <w:jc w:val="both"/>
        <w:rPr>
          <w:rFonts w:cs="Arial"/>
          <w:lang w:val="es-ES"/>
        </w:rPr>
      </w:pPr>
      <w:r w:rsidRPr="009D6A0C">
        <w:rPr>
          <w:rStyle w:val="Textoennegrita"/>
          <w:rFonts w:cs="Arial"/>
          <w:lang w:val="es-ES"/>
        </w:rPr>
        <w:t>Caso 2: Rol ya inactivo</w:t>
      </w:r>
    </w:p>
    <w:p w:rsidR="00B64B52" w:rsidRPr="009D6A0C" w:rsidRDefault="00B64B52" w:rsidP="00B55342">
      <w:pPr>
        <w:spacing w:line="360" w:lineRule="auto"/>
        <w:jc w:val="both"/>
        <w:rPr>
          <w:rFonts w:cs="Arial"/>
          <w:lang w:val="es-ES"/>
        </w:rPr>
      </w:pPr>
      <w:r w:rsidRPr="009D6A0C">
        <w:rPr>
          <w:rFonts w:cs="Arial"/>
          <w:lang w:val="es-ES"/>
        </w:rPr>
        <w:t>Entrada: Rol previamente inactivo: Invitado</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"Eliminar rol"</w:t>
      </w:r>
    </w:p>
    <w:p w:rsidR="00B64B52" w:rsidRPr="00191070" w:rsidRDefault="00B64B52" w:rsidP="00B55342">
      <w:pPr>
        <w:spacing w:line="360" w:lineRule="auto"/>
        <w:jc w:val="both"/>
        <w:rPr>
          <w:rFonts w:cs="Arial"/>
          <w:lang w:val="es-ES"/>
        </w:rPr>
      </w:pPr>
      <w:r w:rsidRPr="00191070">
        <w:rPr>
          <w:rFonts w:cs="Arial"/>
          <w:lang w:val="es-ES"/>
        </w:rPr>
        <w:t>Resultado esperado: Mensaje "El rol ya se encuentra inactivo"</w:t>
      </w:r>
    </w:p>
    <w:p w:rsidR="00B64B52" w:rsidRPr="00191070" w:rsidRDefault="008202A4" w:rsidP="00B55342">
      <w:pPr>
        <w:spacing w:line="360" w:lineRule="auto"/>
        <w:jc w:val="both"/>
        <w:rPr>
          <w:rFonts w:cs="Arial"/>
          <w:szCs w:val="24"/>
        </w:rPr>
      </w:pPr>
      <w:r>
        <w:rPr>
          <w:rFonts w:cs="Arial"/>
          <w:szCs w:val="24"/>
        </w:rPr>
        <w:pict>
          <v:rect id="_x0000_i1040" style="width:0;height:1.5pt" o:hralign="center" o:hrstd="t" o:hr="t" fillcolor="#a0a0a0" stroked="f"/>
        </w:pict>
      </w:r>
    </w:p>
    <w:p w:rsidR="00B64B52" w:rsidRPr="00191070" w:rsidRDefault="00B64B52" w:rsidP="00B55342">
      <w:pPr>
        <w:spacing w:line="360" w:lineRule="auto"/>
        <w:jc w:val="both"/>
        <w:rPr>
          <w:rFonts w:cs="Arial"/>
          <w:lang w:val="es-ES"/>
        </w:rPr>
      </w:pPr>
      <w:bookmarkStart w:id="55" w:name="_Toc213227152"/>
      <w:r w:rsidRPr="00191070">
        <w:rPr>
          <w:rFonts w:cs="Arial"/>
          <w:lang w:val="es-ES"/>
        </w:rPr>
        <w:t>Requisito: "Consultar roles"</w:t>
      </w:r>
      <w:bookmarkEnd w:id="55"/>
    </w:p>
    <w:p w:rsidR="00B64B52" w:rsidRPr="00191070" w:rsidRDefault="00B64B52" w:rsidP="00B55342">
      <w:pPr>
        <w:spacing w:line="360" w:lineRule="auto"/>
        <w:jc w:val="both"/>
        <w:rPr>
          <w:rFonts w:cs="Arial"/>
          <w:lang w:val="es-ES"/>
        </w:rPr>
      </w:pPr>
      <w:r w:rsidRPr="00191070">
        <w:rPr>
          <w:rStyle w:val="Textoennegrita"/>
          <w:rFonts w:cs="Arial"/>
          <w:lang w:val="es-ES"/>
        </w:rPr>
        <w:t>Caso 1: Consulta exitosa</w:t>
      </w:r>
    </w:p>
    <w:p w:rsidR="00B64B52" w:rsidRPr="009D6A0C" w:rsidRDefault="00B64B52" w:rsidP="00B55342">
      <w:pPr>
        <w:spacing w:line="360" w:lineRule="auto"/>
        <w:jc w:val="both"/>
        <w:rPr>
          <w:rFonts w:cs="Arial"/>
          <w:lang w:val="es-ES"/>
        </w:rPr>
      </w:pPr>
      <w:r w:rsidRPr="009D6A0C">
        <w:rPr>
          <w:rFonts w:cs="Arial"/>
          <w:lang w:val="es-ES"/>
        </w:rPr>
        <w:t>Entrada: Buscar roles existentes</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"Consultar roles"</w:t>
      </w:r>
    </w:p>
    <w:p w:rsidR="00B64B52" w:rsidRPr="00191070" w:rsidRDefault="00B64B52" w:rsidP="00B55342">
      <w:pPr>
        <w:spacing w:line="360" w:lineRule="auto"/>
        <w:jc w:val="both"/>
        <w:rPr>
          <w:rFonts w:cs="Arial"/>
          <w:lang w:val="es-ES"/>
        </w:rPr>
      </w:pPr>
      <w:r w:rsidRPr="00191070">
        <w:rPr>
          <w:rFonts w:cs="Arial"/>
          <w:lang w:val="es-ES"/>
        </w:rPr>
        <w:t>Resultado esperado: Listado de roles con sus permisos y detalles</w:t>
      </w:r>
    </w:p>
    <w:p w:rsidR="00B64B52" w:rsidRPr="009D6A0C" w:rsidRDefault="00B64B52" w:rsidP="00B55342">
      <w:pPr>
        <w:spacing w:line="360" w:lineRule="auto"/>
        <w:jc w:val="both"/>
        <w:rPr>
          <w:rFonts w:cs="Arial"/>
          <w:lang w:val="es-ES"/>
        </w:rPr>
      </w:pPr>
      <w:r w:rsidRPr="009D6A0C">
        <w:rPr>
          <w:rStyle w:val="Textoennegrita"/>
          <w:rFonts w:cs="Arial"/>
          <w:lang w:val="es-ES"/>
        </w:rPr>
        <w:t>Caso 2: Rol no encontrado</w:t>
      </w:r>
    </w:p>
    <w:p w:rsidR="00B64B52" w:rsidRPr="009D6A0C" w:rsidRDefault="00B64B52" w:rsidP="00B55342">
      <w:pPr>
        <w:spacing w:line="360" w:lineRule="auto"/>
        <w:jc w:val="both"/>
        <w:rPr>
          <w:rFonts w:cs="Arial"/>
          <w:lang w:val="es-ES"/>
        </w:rPr>
      </w:pPr>
      <w:r w:rsidRPr="009D6A0C">
        <w:rPr>
          <w:rFonts w:cs="Arial"/>
          <w:lang w:val="es-ES"/>
        </w:rPr>
        <w:t>Entrada: Buscar rol inexistente: Supervisor</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"Consultar roles"</w:t>
      </w:r>
    </w:p>
    <w:p w:rsidR="00B64B52" w:rsidRPr="00191070" w:rsidRDefault="00B64B52" w:rsidP="00B55342">
      <w:pPr>
        <w:spacing w:line="360" w:lineRule="auto"/>
        <w:jc w:val="both"/>
        <w:rPr>
          <w:rFonts w:cs="Arial"/>
          <w:lang w:val="es-ES"/>
        </w:rPr>
      </w:pPr>
      <w:r w:rsidRPr="00191070">
        <w:rPr>
          <w:rFonts w:cs="Arial"/>
          <w:lang w:val="es-ES"/>
        </w:rPr>
        <w:lastRenderedPageBreak/>
        <w:t>Resultado esperado: Mensaje "No se encontraron roles"</w:t>
      </w:r>
    </w:p>
    <w:p w:rsidR="00B64B52" w:rsidRPr="00191070" w:rsidRDefault="008202A4" w:rsidP="00B55342">
      <w:pPr>
        <w:spacing w:line="360" w:lineRule="auto"/>
        <w:jc w:val="both"/>
        <w:rPr>
          <w:rFonts w:cs="Arial"/>
          <w:szCs w:val="24"/>
        </w:rPr>
      </w:pPr>
      <w:r>
        <w:rPr>
          <w:rFonts w:cs="Arial"/>
          <w:szCs w:val="24"/>
        </w:rPr>
        <w:pict>
          <v:rect id="_x0000_i1041" style="width:0;height:1.5pt" o:hralign="center" o:hrstd="t" o:hr="t" fillcolor="#a0a0a0" stroked="f"/>
        </w:pict>
      </w:r>
    </w:p>
    <w:p w:rsidR="00B64B52" w:rsidRPr="00191070" w:rsidRDefault="00B64B52" w:rsidP="00B55342">
      <w:pPr>
        <w:spacing w:line="360" w:lineRule="auto"/>
        <w:jc w:val="both"/>
        <w:rPr>
          <w:rFonts w:cs="Arial"/>
          <w:lang w:val="es-ES"/>
        </w:rPr>
      </w:pPr>
      <w:bookmarkStart w:id="56" w:name="_Toc213227153"/>
      <w:r w:rsidRPr="00191070">
        <w:rPr>
          <w:rFonts w:cs="Arial"/>
          <w:lang w:val="es-ES"/>
        </w:rPr>
        <w:t>Requisito: "Crear producto"</w:t>
      </w:r>
      <w:bookmarkEnd w:id="56"/>
    </w:p>
    <w:p w:rsidR="00B64B52" w:rsidRPr="00191070" w:rsidRDefault="00B64B52" w:rsidP="00B55342">
      <w:pPr>
        <w:spacing w:line="360" w:lineRule="auto"/>
        <w:jc w:val="both"/>
        <w:rPr>
          <w:rFonts w:cs="Arial"/>
          <w:lang w:val="es-ES"/>
        </w:rPr>
      </w:pPr>
      <w:r w:rsidRPr="00191070">
        <w:rPr>
          <w:rStyle w:val="Textoennegrita"/>
          <w:rFonts w:cs="Arial"/>
          <w:lang w:val="es-ES"/>
        </w:rPr>
        <w:t>Caso 1: Registro exitoso</w:t>
      </w:r>
    </w:p>
    <w:p w:rsidR="00B64B52" w:rsidRPr="00191070" w:rsidRDefault="00B64B52" w:rsidP="00B55342">
      <w:pPr>
        <w:spacing w:line="360" w:lineRule="auto"/>
        <w:jc w:val="both"/>
        <w:rPr>
          <w:rFonts w:cs="Arial"/>
          <w:lang w:val="es-ES"/>
        </w:rPr>
      </w:pPr>
      <w:r w:rsidRPr="00191070">
        <w:rPr>
          <w:rFonts w:cs="Arial"/>
          <w:lang w:val="es-ES"/>
        </w:rPr>
        <w:t>Entrada: Nombre: Ácido Acético, Código: AA123, Presentación: Botella 500ml, Precio: 50 USD, Unidad: ml</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"Registrar producto"</w:t>
      </w:r>
    </w:p>
    <w:p w:rsidR="00B64B52" w:rsidRPr="00191070" w:rsidRDefault="00B64B52" w:rsidP="00B55342">
      <w:pPr>
        <w:spacing w:line="360" w:lineRule="auto"/>
        <w:jc w:val="both"/>
        <w:rPr>
          <w:rFonts w:cs="Arial"/>
          <w:lang w:val="es-ES"/>
        </w:rPr>
      </w:pPr>
      <w:r w:rsidRPr="00191070">
        <w:rPr>
          <w:rFonts w:cs="Arial"/>
          <w:lang w:val="es-ES"/>
        </w:rPr>
        <w:t>Resultado esperado: Producto registrado + mensaje "Producto creado exitosamente"</w:t>
      </w:r>
    </w:p>
    <w:p w:rsidR="00B64B52" w:rsidRPr="009D6A0C" w:rsidRDefault="00B64B52" w:rsidP="00B55342">
      <w:pPr>
        <w:spacing w:line="360" w:lineRule="auto"/>
        <w:jc w:val="both"/>
        <w:rPr>
          <w:rFonts w:cs="Arial"/>
          <w:lang w:val="es-ES"/>
        </w:rPr>
      </w:pPr>
      <w:r w:rsidRPr="009D6A0C">
        <w:rPr>
          <w:rStyle w:val="Textoennegrita"/>
          <w:rFonts w:cs="Arial"/>
          <w:lang w:val="es-ES"/>
        </w:rPr>
        <w:t>Caso 2: Código de producto duplicado</w:t>
      </w:r>
    </w:p>
    <w:p w:rsidR="00B64B52" w:rsidRPr="009D6A0C" w:rsidRDefault="00B64B52" w:rsidP="00B55342">
      <w:pPr>
        <w:spacing w:line="360" w:lineRule="auto"/>
        <w:jc w:val="both"/>
        <w:rPr>
          <w:rFonts w:cs="Arial"/>
          <w:lang w:val="es-ES"/>
        </w:rPr>
      </w:pPr>
      <w:r w:rsidRPr="009D6A0C">
        <w:rPr>
          <w:rFonts w:cs="Arial"/>
          <w:lang w:val="es-ES"/>
        </w:rPr>
        <w:t>Entrada: Código ya existente: AA123</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"Registrar producto"</w:t>
      </w:r>
    </w:p>
    <w:p w:rsidR="00B64B52" w:rsidRPr="00191070" w:rsidRDefault="00B64B52" w:rsidP="00B55342">
      <w:pPr>
        <w:spacing w:line="360" w:lineRule="auto"/>
        <w:jc w:val="both"/>
        <w:rPr>
          <w:rFonts w:cs="Arial"/>
          <w:lang w:val="es-ES"/>
        </w:rPr>
      </w:pPr>
      <w:r w:rsidRPr="00191070">
        <w:rPr>
          <w:rFonts w:cs="Arial"/>
          <w:lang w:val="es-ES"/>
        </w:rPr>
        <w:t>Resultado esperado: Mensaje "Código de producto ya registrado" + producto no creado</w:t>
      </w:r>
    </w:p>
    <w:p w:rsidR="00B64B52" w:rsidRPr="009D6A0C" w:rsidRDefault="00B64B52" w:rsidP="00B55342">
      <w:pPr>
        <w:spacing w:line="360" w:lineRule="auto"/>
        <w:jc w:val="both"/>
        <w:rPr>
          <w:rFonts w:cs="Arial"/>
          <w:lang w:val="es-ES"/>
        </w:rPr>
      </w:pPr>
      <w:r w:rsidRPr="009D6A0C">
        <w:rPr>
          <w:rStyle w:val="Textoennegrita"/>
          <w:rFonts w:cs="Arial"/>
          <w:lang w:val="es-ES"/>
        </w:rPr>
        <w:t>Caso 3: Datos incompletos</w:t>
      </w:r>
    </w:p>
    <w:p w:rsidR="00B64B52" w:rsidRPr="00191070" w:rsidRDefault="00B64B52" w:rsidP="00B55342">
      <w:pPr>
        <w:spacing w:line="360" w:lineRule="auto"/>
        <w:jc w:val="both"/>
        <w:rPr>
          <w:rFonts w:cs="Arial"/>
          <w:lang w:val="es-ES"/>
        </w:rPr>
      </w:pPr>
      <w:r w:rsidRPr="00191070">
        <w:rPr>
          <w:rFonts w:cs="Arial"/>
          <w:lang w:val="es-ES"/>
        </w:rPr>
        <w:t>Entrada: Nombre vacío, Código válido, Precio: 50 USD</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"Registrar producto"</w:t>
      </w:r>
    </w:p>
    <w:p w:rsidR="00B64B52" w:rsidRPr="00191070" w:rsidRDefault="00B64B52" w:rsidP="00B55342">
      <w:pPr>
        <w:spacing w:line="360" w:lineRule="auto"/>
        <w:jc w:val="both"/>
        <w:rPr>
          <w:rFonts w:cs="Arial"/>
          <w:lang w:val="es-ES"/>
        </w:rPr>
      </w:pPr>
      <w:r w:rsidRPr="00191070">
        <w:rPr>
          <w:rFonts w:cs="Arial"/>
          <w:lang w:val="es-ES"/>
        </w:rPr>
        <w:t>Resultado esperado: Mensaje "Complete todos los campos obligatorios" + producto no creado</w:t>
      </w:r>
    </w:p>
    <w:p w:rsidR="00B64B52" w:rsidRPr="00191070" w:rsidRDefault="008202A4" w:rsidP="00B55342">
      <w:pPr>
        <w:spacing w:line="360" w:lineRule="auto"/>
        <w:jc w:val="both"/>
        <w:rPr>
          <w:rFonts w:cs="Arial"/>
          <w:szCs w:val="24"/>
        </w:rPr>
      </w:pPr>
      <w:r>
        <w:rPr>
          <w:rFonts w:cs="Arial"/>
          <w:szCs w:val="24"/>
        </w:rPr>
        <w:pict>
          <v:rect id="_x0000_i1042" style="width:0;height:1.5pt" o:hralign="center" o:hrstd="t" o:hr="t" fillcolor="#a0a0a0" stroked="f"/>
        </w:pict>
      </w:r>
    </w:p>
    <w:p w:rsidR="00B64B52" w:rsidRPr="00191070" w:rsidRDefault="00B64B52" w:rsidP="00B55342">
      <w:pPr>
        <w:spacing w:line="360" w:lineRule="auto"/>
        <w:jc w:val="both"/>
        <w:rPr>
          <w:rFonts w:cs="Arial"/>
          <w:lang w:val="es-ES"/>
        </w:rPr>
      </w:pPr>
      <w:bookmarkStart w:id="57" w:name="_Toc213227154"/>
      <w:r w:rsidRPr="00191070">
        <w:rPr>
          <w:rFonts w:cs="Arial"/>
          <w:lang w:val="es-ES"/>
        </w:rPr>
        <w:t>Requisito: "Modificar producto"</w:t>
      </w:r>
      <w:bookmarkEnd w:id="57"/>
    </w:p>
    <w:p w:rsidR="00B64B52" w:rsidRPr="00191070" w:rsidRDefault="00B64B52" w:rsidP="00B55342">
      <w:pPr>
        <w:spacing w:line="360" w:lineRule="auto"/>
        <w:jc w:val="both"/>
        <w:rPr>
          <w:rFonts w:cs="Arial"/>
          <w:lang w:val="es-ES"/>
        </w:rPr>
      </w:pPr>
      <w:r w:rsidRPr="00191070">
        <w:rPr>
          <w:rStyle w:val="Textoennegrita"/>
          <w:rFonts w:cs="Arial"/>
          <w:lang w:val="es-ES"/>
        </w:rPr>
        <w:t>Caso 1: Modificación exitosa</w:t>
      </w:r>
    </w:p>
    <w:p w:rsidR="00B64B52" w:rsidRPr="00191070" w:rsidRDefault="00B64B52" w:rsidP="00B55342">
      <w:pPr>
        <w:spacing w:line="360" w:lineRule="auto"/>
        <w:jc w:val="both"/>
        <w:rPr>
          <w:rFonts w:cs="Arial"/>
          <w:lang w:val="es-ES"/>
        </w:rPr>
      </w:pPr>
      <w:r w:rsidRPr="00191070">
        <w:rPr>
          <w:rFonts w:cs="Arial"/>
          <w:lang w:val="es-ES"/>
        </w:rPr>
        <w:lastRenderedPageBreak/>
        <w:t>Entrada: Producto existente: Ácido Acético, nuevo precio: 55 USD</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"Actualizar producto"</w:t>
      </w:r>
    </w:p>
    <w:p w:rsidR="00B64B52" w:rsidRPr="00191070" w:rsidRDefault="00B64B52" w:rsidP="00B55342">
      <w:pPr>
        <w:spacing w:line="360" w:lineRule="auto"/>
        <w:jc w:val="both"/>
        <w:rPr>
          <w:rFonts w:cs="Arial"/>
          <w:lang w:val="es-ES"/>
        </w:rPr>
      </w:pPr>
      <w:r w:rsidRPr="00191070">
        <w:rPr>
          <w:rFonts w:cs="Arial"/>
          <w:lang w:val="es-ES"/>
        </w:rPr>
        <w:t>Resultado esperado: Datos del producto actualizados + mensaje "Producto modificado correctamente"</w:t>
      </w:r>
    </w:p>
    <w:p w:rsidR="00B64B52" w:rsidRPr="009D6A0C" w:rsidRDefault="00B64B52" w:rsidP="00B55342">
      <w:pPr>
        <w:spacing w:line="360" w:lineRule="auto"/>
        <w:jc w:val="both"/>
        <w:rPr>
          <w:rFonts w:cs="Arial"/>
          <w:lang w:val="es-ES"/>
        </w:rPr>
      </w:pPr>
      <w:r w:rsidRPr="009D6A0C">
        <w:rPr>
          <w:rStyle w:val="Textoennegrita"/>
          <w:rFonts w:cs="Arial"/>
          <w:lang w:val="es-ES"/>
        </w:rPr>
        <w:t>Caso 2: Producto no existente</w:t>
      </w:r>
    </w:p>
    <w:p w:rsidR="00B64B52" w:rsidRPr="009D6A0C" w:rsidRDefault="00B64B52" w:rsidP="00B55342">
      <w:pPr>
        <w:spacing w:line="360" w:lineRule="auto"/>
        <w:jc w:val="both"/>
        <w:rPr>
          <w:rFonts w:cs="Arial"/>
          <w:lang w:val="es-ES"/>
        </w:rPr>
      </w:pPr>
      <w:r w:rsidRPr="009D6A0C">
        <w:rPr>
          <w:rFonts w:cs="Arial"/>
          <w:lang w:val="es-ES"/>
        </w:rPr>
        <w:t>Entrada: Producto inexistente: Solución X</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"Actualizar producto"</w:t>
      </w:r>
    </w:p>
    <w:p w:rsidR="00B64B52" w:rsidRPr="00191070" w:rsidRDefault="00B64B52" w:rsidP="00B55342">
      <w:pPr>
        <w:spacing w:line="360" w:lineRule="auto"/>
        <w:jc w:val="both"/>
        <w:rPr>
          <w:rFonts w:cs="Arial"/>
          <w:lang w:val="es-ES"/>
        </w:rPr>
      </w:pPr>
      <w:r w:rsidRPr="00191070">
        <w:rPr>
          <w:rFonts w:cs="Arial"/>
          <w:lang w:val="es-ES"/>
        </w:rPr>
        <w:t>Resultado esperado: Mensaje "Producto no encontrado" + cambios no aplicados</w:t>
      </w:r>
    </w:p>
    <w:p w:rsidR="00B64B52" w:rsidRPr="00191070" w:rsidRDefault="008202A4" w:rsidP="00B55342">
      <w:pPr>
        <w:spacing w:line="360" w:lineRule="auto"/>
        <w:jc w:val="both"/>
        <w:rPr>
          <w:rFonts w:cs="Arial"/>
          <w:szCs w:val="24"/>
        </w:rPr>
      </w:pPr>
      <w:r>
        <w:rPr>
          <w:rFonts w:cs="Arial"/>
          <w:szCs w:val="24"/>
        </w:rPr>
        <w:pict>
          <v:rect id="_x0000_i1043" style="width:0;height:1.5pt" o:hralign="center" o:hrstd="t" o:hr="t" fillcolor="#a0a0a0" stroked="f"/>
        </w:pict>
      </w:r>
    </w:p>
    <w:p w:rsidR="00B64B52" w:rsidRPr="00191070" w:rsidRDefault="00B64B52" w:rsidP="00B55342">
      <w:pPr>
        <w:spacing w:line="360" w:lineRule="auto"/>
        <w:jc w:val="both"/>
        <w:rPr>
          <w:rFonts w:cs="Arial"/>
          <w:lang w:val="es-ES"/>
        </w:rPr>
      </w:pPr>
      <w:bookmarkStart w:id="58" w:name="_Toc213227155"/>
      <w:r w:rsidRPr="00191070">
        <w:rPr>
          <w:rFonts w:cs="Arial"/>
          <w:lang w:val="es-ES"/>
        </w:rPr>
        <w:t>Requisito: "Eliminar producto"</w:t>
      </w:r>
      <w:bookmarkEnd w:id="58"/>
    </w:p>
    <w:p w:rsidR="00B64B52" w:rsidRPr="00191070" w:rsidRDefault="00B64B52" w:rsidP="00B55342">
      <w:pPr>
        <w:spacing w:line="360" w:lineRule="auto"/>
        <w:jc w:val="both"/>
        <w:rPr>
          <w:rFonts w:cs="Arial"/>
          <w:lang w:val="es-ES"/>
        </w:rPr>
      </w:pPr>
      <w:r w:rsidRPr="00191070">
        <w:rPr>
          <w:rStyle w:val="Textoennegrita"/>
          <w:rFonts w:cs="Arial"/>
          <w:lang w:val="es-ES"/>
        </w:rPr>
        <w:t>Caso 1: Eliminación exitosa</w:t>
      </w:r>
    </w:p>
    <w:p w:rsidR="00B64B52" w:rsidRPr="009D6A0C" w:rsidRDefault="00B64B52" w:rsidP="00B55342">
      <w:pPr>
        <w:spacing w:line="360" w:lineRule="auto"/>
        <w:jc w:val="both"/>
        <w:rPr>
          <w:rFonts w:cs="Arial"/>
          <w:lang w:val="es-ES"/>
        </w:rPr>
      </w:pPr>
      <w:r w:rsidRPr="009D6A0C">
        <w:rPr>
          <w:rFonts w:cs="Arial"/>
          <w:lang w:val="es-ES"/>
        </w:rPr>
        <w:t>Entrada: Producto existente: Ácido Acético</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"Eliminar producto"</w:t>
      </w:r>
    </w:p>
    <w:p w:rsidR="00B64B52" w:rsidRPr="00191070" w:rsidRDefault="00B64B52" w:rsidP="00B55342">
      <w:pPr>
        <w:spacing w:line="360" w:lineRule="auto"/>
        <w:jc w:val="both"/>
        <w:rPr>
          <w:rFonts w:cs="Arial"/>
          <w:lang w:val="es-ES"/>
        </w:rPr>
      </w:pPr>
      <w:r w:rsidRPr="00191070">
        <w:rPr>
          <w:rFonts w:cs="Arial"/>
          <w:lang w:val="es-ES"/>
        </w:rPr>
        <w:t>Resultado esperado: Producto marcado como inactivo + mensaje "Producto eliminado exitosamente"</w:t>
      </w:r>
    </w:p>
    <w:p w:rsidR="00B64B52" w:rsidRPr="009D6A0C" w:rsidRDefault="00B64B52" w:rsidP="00B55342">
      <w:pPr>
        <w:spacing w:line="360" w:lineRule="auto"/>
        <w:jc w:val="both"/>
        <w:rPr>
          <w:rFonts w:cs="Arial"/>
          <w:lang w:val="es-ES"/>
        </w:rPr>
      </w:pPr>
      <w:r w:rsidRPr="009D6A0C">
        <w:rPr>
          <w:rStyle w:val="Textoennegrita"/>
          <w:rFonts w:cs="Arial"/>
          <w:lang w:val="es-ES"/>
        </w:rPr>
        <w:t>Caso 2: Producto ya inactivo</w:t>
      </w:r>
    </w:p>
    <w:p w:rsidR="00B64B52" w:rsidRPr="00191070" w:rsidRDefault="00B64B52" w:rsidP="00B55342">
      <w:pPr>
        <w:spacing w:line="360" w:lineRule="auto"/>
        <w:jc w:val="both"/>
        <w:rPr>
          <w:rFonts w:cs="Arial"/>
          <w:lang w:val="es-ES"/>
        </w:rPr>
      </w:pPr>
      <w:r w:rsidRPr="00191070">
        <w:rPr>
          <w:rFonts w:cs="Arial"/>
          <w:lang w:val="es-ES"/>
        </w:rPr>
        <w:t>Entrada: Producto previamente inactivo: Botella Vacía</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"Eliminar producto"</w:t>
      </w:r>
    </w:p>
    <w:p w:rsidR="00B64B52" w:rsidRPr="00191070" w:rsidRDefault="00B64B52" w:rsidP="00B55342">
      <w:pPr>
        <w:spacing w:line="360" w:lineRule="auto"/>
        <w:jc w:val="both"/>
        <w:rPr>
          <w:rFonts w:cs="Arial"/>
          <w:lang w:val="es-ES"/>
        </w:rPr>
      </w:pPr>
      <w:r w:rsidRPr="00191070">
        <w:rPr>
          <w:rFonts w:cs="Arial"/>
          <w:lang w:val="es-ES"/>
        </w:rPr>
        <w:t>Resultado esperado: Mensaje "El producto ya se encuentra inactivo"</w:t>
      </w:r>
    </w:p>
    <w:p w:rsidR="00B64B52" w:rsidRPr="00191070" w:rsidRDefault="008202A4" w:rsidP="00B55342">
      <w:pPr>
        <w:spacing w:line="360" w:lineRule="auto"/>
        <w:jc w:val="both"/>
        <w:rPr>
          <w:rFonts w:cs="Arial"/>
          <w:szCs w:val="24"/>
        </w:rPr>
      </w:pPr>
      <w:r>
        <w:rPr>
          <w:rFonts w:cs="Arial"/>
          <w:szCs w:val="24"/>
        </w:rPr>
        <w:pict>
          <v:rect id="_x0000_i1044" style="width:0;height:1.5pt" o:hralign="center" o:hrstd="t" o:hr="t" fillcolor="#a0a0a0" stroked="f"/>
        </w:pict>
      </w:r>
    </w:p>
    <w:p w:rsidR="00B64B52" w:rsidRPr="00191070" w:rsidRDefault="00B64B52" w:rsidP="00B55342">
      <w:pPr>
        <w:spacing w:line="360" w:lineRule="auto"/>
        <w:jc w:val="both"/>
        <w:rPr>
          <w:rFonts w:cs="Arial"/>
          <w:lang w:val="es-ES"/>
        </w:rPr>
      </w:pPr>
      <w:bookmarkStart w:id="59" w:name="_Toc213227156"/>
      <w:r w:rsidRPr="00191070">
        <w:rPr>
          <w:rFonts w:cs="Arial"/>
          <w:lang w:val="es-ES"/>
        </w:rPr>
        <w:t>Requisito: "Consultar productos"</w:t>
      </w:r>
      <w:bookmarkEnd w:id="59"/>
    </w:p>
    <w:p w:rsidR="00B64B52" w:rsidRPr="00191070" w:rsidRDefault="00B64B52" w:rsidP="00B55342">
      <w:pPr>
        <w:spacing w:line="360" w:lineRule="auto"/>
        <w:jc w:val="both"/>
        <w:rPr>
          <w:rFonts w:cs="Arial"/>
          <w:lang w:val="es-ES"/>
        </w:rPr>
      </w:pPr>
      <w:r w:rsidRPr="00191070">
        <w:rPr>
          <w:rStyle w:val="Textoennegrita"/>
          <w:rFonts w:cs="Arial"/>
          <w:lang w:val="es-ES"/>
        </w:rPr>
        <w:lastRenderedPageBreak/>
        <w:t>Caso 1: Consulta exitosa por nombre</w:t>
      </w:r>
    </w:p>
    <w:p w:rsidR="00B64B52" w:rsidRPr="009D6A0C" w:rsidRDefault="00B64B52" w:rsidP="00B55342">
      <w:pPr>
        <w:spacing w:line="360" w:lineRule="auto"/>
        <w:jc w:val="both"/>
        <w:rPr>
          <w:rFonts w:cs="Arial"/>
          <w:lang w:val="es-ES"/>
        </w:rPr>
      </w:pPr>
      <w:r w:rsidRPr="009D6A0C">
        <w:rPr>
          <w:rFonts w:cs="Arial"/>
          <w:lang w:val="es-ES"/>
        </w:rPr>
        <w:t>Entrada: Buscar producto: Ácido Acético</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"Buscar"</w:t>
      </w:r>
    </w:p>
    <w:p w:rsidR="00B64B52" w:rsidRPr="00191070" w:rsidRDefault="00B64B52" w:rsidP="00B55342">
      <w:pPr>
        <w:spacing w:line="360" w:lineRule="auto"/>
        <w:jc w:val="both"/>
        <w:rPr>
          <w:rFonts w:cs="Arial"/>
          <w:lang w:val="es-ES"/>
        </w:rPr>
      </w:pPr>
      <w:r w:rsidRPr="00191070">
        <w:rPr>
          <w:rFonts w:cs="Arial"/>
          <w:lang w:val="es-ES"/>
        </w:rPr>
        <w:t>Resultado esperado: Listado de productos que coinciden + detalles de precio, stock y presentación</w:t>
      </w:r>
    </w:p>
    <w:p w:rsidR="00B64B52" w:rsidRPr="009D6A0C" w:rsidRDefault="00B64B52" w:rsidP="00B55342">
      <w:pPr>
        <w:spacing w:line="360" w:lineRule="auto"/>
        <w:jc w:val="both"/>
        <w:rPr>
          <w:rFonts w:cs="Arial"/>
          <w:lang w:val="es-ES"/>
        </w:rPr>
      </w:pPr>
      <w:r w:rsidRPr="009D6A0C">
        <w:rPr>
          <w:rStyle w:val="Textoennegrita"/>
          <w:rFonts w:cs="Arial"/>
          <w:lang w:val="es-ES"/>
        </w:rPr>
        <w:t>Caso 2: Producto no encontrado</w:t>
      </w:r>
    </w:p>
    <w:p w:rsidR="00B64B52" w:rsidRPr="009D6A0C" w:rsidRDefault="00B64B52" w:rsidP="00B55342">
      <w:pPr>
        <w:spacing w:line="360" w:lineRule="auto"/>
        <w:jc w:val="both"/>
        <w:rPr>
          <w:rFonts w:cs="Arial"/>
          <w:lang w:val="es-ES"/>
        </w:rPr>
      </w:pPr>
      <w:r w:rsidRPr="009D6A0C">
        <w:rPr>
          <w:rFonts w:cs="Arial"/>
          <w:lang w:val="es-ES"/>
        </w:rPr>
        <w:t>Entrada: Buscar producto: Solución Y</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"Buscar"</w:t>
      </w:r>
    </w:p>
    <w:p w:rsidR="00B64B52" w:rsidRPr="00191070" w:rsidRDefault="00B64B52" w:rsidP="00B55342">
      <w:pPr>
        <w:spacing w:line="360" w:lineRule="auto"/>
        <w:jc w:val="both"/>
        <w:rPr>
          <w:rFonts w:cs="Arial"/>
          <w:lang w:val="es-ES"/>
        </w:rPr>
      </w:pPr>
      <w:r w:rsidRPr="00191070">
        <w:rPr>
          <w:rFonts w:cs="Arial"/>
          <w:lang w:val="es-ES"/>
        </w:rPr>
        <w:t>Resultado esperado: Mensaje "No se encontraron productos"</w:t>
      </w:r>
    </w:p>
    <w:p w:rsidR="00B64B52" w:rsidRPr="009D6A0C" w:rsidRDefault="00B64B52" w:rsidP="00B55342">
      <w:pPr>
        <w:spacing w:line="360" w:lineRule="auto"/>
        <w:jc w:val="both"/>
        <w:rPr>
          <w:rFonts w:cs="Arial"/>
          <w:lang w:val="es-ES"/>
        </w:rPr>
      </w:pPr>
      <w:r w:rsidRPr="009D6A0C">
        <w:rPr>
          <w:rStyle w:val="Textoennegrita"/>
          <w:rFonts w:cs="Arial"/>
          <w:lang w:val="es-ES"/>
        </w:rPr>
        <w:t>Caso 3: Filtro por categoría</w:t>
      </w:r>
    </w:p>
    <w:p w:rsidR="00B64B52" w:rsidRPr="009D6A0C" w:rsidRDefault="00B64B52" w:rsidP="00B55342">
      <w:pPr>
        <w:spacing w:line="360" w:lineRule="auto"/>
        <w:jc w:val="both"/>
        <w:rPr>
          <w:rFonts w:cs="Arial"/>
          <w:lang w:val="es-ES"/>
        </w:rPr>
      </w:pPr>
      <w:r w:rsidRPr="009D6A0C">
        <w:rPr>
          <w:rFonts w:cs="Arial"/>
          <w:lang w:val="es-ES"/>
        </w:rPr>
        <w:t>Entrada: Filtro: Botellas 500ml</w:t>
      </w:r>
    </w:p>
    <w:p w:rsidR="00B64B52" w:rsidRPr="009D6A0C" w:rsidRDefault="00B64B52" w:rsidP="00B55342">
      <w:pPr>
        <w:spacing w:line="360" w:lineRule="auto"/>
        <w:jc w:val="both"/>
        <w:rPr>
          <w:rFonts w:cs="Arial"/>
          <w:lang w:val="es-ES"/>
        </w:rPr>
      </w:pPr>
      <w:r w:rsidRPr="009D6A0C">
        <w:rPr>
          <w:rFonts w:cs="Arial"/>
          <w:lang w:val="es-ES"/>
        </w:rPr>
        <w:t>Acción: Aplicar filtro</w:t>
      </w:r>
    </w:p>
    <w:p w:rsidR="00B64B52" w:rsidRPr="00191070" w:rsidRDefault="00B64B52" w:rsidP="00B55342">
      <w:pPr>
        <w:spacing w:line="360" w:lineRule="auto"/>
        <w:jc w:val="both"/>
        <w:rPr>
          <w:rFonts w:cs="Arial"/>
          <w:lang w:val="es-ES"/>
        </w:rPr>
      </w:pPr>
      <w:r w:rsidRPr="00191070">
        <w:rPr>
          <w:rFonts w:cs="Arial"/>
          <w:lang w:val="es-ES"/>
        </w:rPr>
        <w:t>Resultado esperado: Listado de productos que cumplen el filtro + detalles</w:t>
      </w:r>
    </w:p>
    <w:p w:rsidR="00B64B52" w:rsidRPr="00191070" w:rsidRDefault="008202A4" w:rsidP="00B55342">
      <w:pPr>
        <w:spacing w:line="360" w:lineRule="auto"/>
        <w:jc w:val="both"/>
        <w:rPr>
          <w:rFonts w:cs="Arial"/>
          <w:szCs w:val="24"/>
        </w:rPr>
      </w:pPr>
      <w:r>
        <w:rPr>
          <w:rFonts w:cs="Arial"/>
          <w:szCs w:val="24"/>
        </w:rPr>
        <w:pict>
          <v:rect id="_x0000_i1045" style="width:0;height:1.5pt" o:hralign="center" o:hrstd="t" o:hr="t" fillcolor="#a0a0a0" stroked="f"/>
        </w:pict>
      </w:r>
    </w:p>
    <w:p w:rsidR="00B64B52" w:rsidRPr="00191070" w:rsidRDefault="00B64B52" w:rsidP="00B55342">
      <w:pPr>
        <w:spacing w:line="360" w:lineRule="auto"/>
        <w:jc w:val="both"/>
        <w:rPr>
          <w:rFonts w:cs="Arial"/>
          <w:lang w:val="es-ES"/>
        </w:rPr>
      </w:pPr>
      <w:bookmarkStart w:id="60" w:name="_Toc213227157"/>
      <w:r w:rsidRPr="00191070">
        <w:rPr>
          <w:rFonts w:cs="Arial"/>
          <w:lang w:val="es-ES"/>
        </w:rPr>
        <w:t>Requisito: "Crear categoría / presentación"</w:t>
      </w:r>
      <w:bookmarkEnd w:id="60"/>
    </w:p>
    <w:p w:rsidR="00B64B52" w:rsidRPr="00191070" w:rsidRDefault="00B64B52" w:rsidP="00B55342">
      <w:pPr>
        <w:spacing w:line="360" w:lineRule="auto"/>
        <w:jc w:val="both"/>
        <w:rPr>
          <w:rFonts w:cs="Arial"/>
          <w:lang w:val="es-ES"/>
        </w:rPr>
      </w:pPr>
      <w:r w:rsidRPr="00191070">
        <w:rPr>
          <w:rStyle w:val="Textoennegrita"/>
          <w:rFonts w:cs="Arial"/>
          <w:lang w:val="es-ES"/>
        </w:rPr>
        <w:t>Caso 1: Creación exitosa</w:t>
      </w:r>
    </w:p>
    <w:p w:rsidR="00B64B52" w:rsidRPr="00191070" w:rsidRDefault="00B64B52" w:rsidP="00B55342">
      <w:pPr>
        <w:spacing w:line="360" w:lineRule="auto"/>
        <w:jc w:val="both"/>
        <w:rPr>
          <w:rFonts w:cs="Arial"/>
          <w:lang w:val="es-ES"/>
        </w:rPr>
      </w:pPr>
      <w:r w:rsidRPr="00191070">
        <w:rPr>
          <w:rFonts w:cs="Arial"/>
          <w:lang w:val="es-ES"/>
        </w:rPr>
        <w:t>Entrada: Nombre de categoría: Botellas 500ml</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"Crear categoría"</w:t>
      </w:r>
    </w:p>
    <w:p w:rsidR="00B64B52" w:rsidRPr="00191070" w:rsidRDefault="00B64B52" w:rsidP="00B55342">
      <w:pPr>
        <w:spacing w:line="360" w:lineRule="auto"/>
        <w:jc w:val="both"/>
        <w:rPr>
          <w:rFonts w:cs="Arial"/>
          <w:lang w:val="es-ES"/>
        </w:rPr>
      </w:pPr>
      <w:r w:rsidRPr="00191070">
        <w:rPr>
          <w:rFonts w:cs="Arial"/>
          <w:lang w:val="es-ES"/>
        </w:rPr>
        <w:t>Resultado esperado: Categoría registrada + mensaje "Categoría creada exitosamente"</w:t>
      </w:r>
    </w:p>
    <w:p w:rsidR="00B64B52" w:rsidRPr="009D6A0C" w:rsidRDefault="00B64B52" w:rsidP="00B55342">
      <w:pPr>
        <w:spacing w:line="360" w:lineRule="auto"/>
        <w:jc w:val="both"/>
        <w:rPr>
          <w:rFonts w:cs="Arial"/>
          <w:lang w:val="es-ES"/>
        </w:rPr>
      </w:pPr>
      <w:r w:rsidRPr="009D6A0C">
        <w:rPr>
          <w:rStyle w:val="Textoennegrita"/>
          <w:rFonts w:cs="Arial"/>
          <w:lang w:val="es-ES"/>
        </w:rPr>
        <w:t>Caso 2: Categoría ya existente</w:t>
      </w:r>
    </w:p>
    <w:p w:rsidR="00B64B52" w:rsidRPr="00191070" w:rsidRDefault="00B64B52" w:rsidP="00B55342">
      <w:pPr>
        <w:spacing w:line="360" w:lineRule="auto"/>
        <w:jc w:val="both"/>
        <w:rPr>
          <w:rFonts w:cs="Arial"/>
          <w:lang w:val="es-ES"/>
        </w:rPr>
      </w:pPr>
      <w:r w:rsidRPr="00191070">
        <w:rPr>
          <w:rFonts w:cs="Arial"/>
          <w:lang w:val="es-ES"/>
        </w:rPr>
        <w:lastRenderedPageBreak/>
        <w:t>Entrada: Nombre de categoría duplicada: Botellas 500ml</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"Crear categoría"</w:t>
      </w:r>
    </w:p>
    <w:p w:rsidR="00B64B52" w:rsidRPr="00191070" w:rsidRDefault="00B64B52" w:rsidP="00B55342">
      <w:pPr>
        <w:spacing w:line="360" w:lineRule="auto"/>
        <w:jc w:val="both"/>
        <w:rPr>
          <w:rFonts w:cs="Arial"/>
          <w:lang w:val="es-ES"/>
        </w:rPr>
      </w:pPr>
      <w:r w:rsidRPr="00191070">
        <w:rPr>
          <w:rFonts w:cs="Arial"/>
          <w:lang w:val="es-ES"/>
        </w:rPr>
        <w:t>Resultado esperado: Mensaje "La categoría ya existe" + categoría no creada</w:t>
      </w:r>
    </w:p>
    <w:p w:rsidR="00B64B52" w:rsidRPr="009D6A0C" w:rsidRDefault="00B64B52" w:rsidP="00B55342">
      <w:pPr>
        <w:spacing w:line="360" w:lineRule="auto"/>
        <w:jc w:val="both"/>
        <w:rPr>
          <w:rFonts w:cs="Arial"/>
          <w:lang w:val="es-ES"/>
        </w:rPr>
      </w:pPr>
      <w:r w:rsidRPr="009D6A0C">
        <w:rPr>
          <w:rStyle w:val="Textoennegrita"/>
          <w:rFonts w:cs="Arial"/>
          <w:lang w:val="es-ES"/>
        </w:rPr>
        <w:t>Caso 3: Datos incompletos</w:t>
      </w:r>
    </w:p>
    <w:p w:rsidR="00B64B52" w:rsidRPr="009D6A0C" w:rsidRDefault="00B64B52" w:rsidP="00B55342">
      <w:pPr>
        <w:spacing w:line="360" w:lineRule="auto"/>
        <w:jc w:val="both"/>
        <w:rPr>
          <w:rFonts w:cs="Arial"/>
          <w:lang w:val="es-ES"/>
        </w:rPr>
      </w:pPr>
      <w:r w:rsidRPr="009D6A0C">
        <w:rPr>
          <w:rFonts w:cs="Arial"/>
          <w:lang w:val="es-ES"/>
        </w:rPr>
        <w:t>Entrada: Nombre vacío</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"Crear categoría"</w:t>
      </w:r>
    </w:p>
    <w:p w:rsidR="00B64B52" w:rsidRPr="00191070" w:rsidRDefault="00B64B52" w:rsidP="00B55342">
      <w:pPr>
        <w:spacing w:line="360" w:lineRule="auto"/>
        <w:jc w:val="both"/>
        <w:rPr>
          <w:rFonts w:cs="Arial"/>
          <w:lang w:val="es-ES"/>
        </w:rPr>
      </w:pPr>
      <w:r w:rsidRPr="00191070">
        <w:rPr>
          <w:rFonts w:cs="Arial"/>
          <w:lang w:val="es-ES"/>
        </w:rPr>
        <w:t>Resultado esperado: Mensaje "Complete todos los campos obligatorios" + categoría no creada</w:t>
      </w:r>
    </w:p>
    <w:p w:rsidR="00B64B52" w:rsidRPr="00191070" w:rsidRDefault="008202A4" w:rsidP="00B55342">
      <w:pPr>
        <w:spacing w:line="360" w:lineRule="auto"/>
        <w:jc w:val="both"/>
        <w:rPr>
          <w:rFonts w:cs="Arial"/>
          <w:szCs w:val="24"/>
        </w:rPr>
      </w:pPr>
      <w:r>
        <w:rPr>
          <w:rFonts w:cs="Arial"/>
          <w:szCs w:val="24"/>
        </w:rPr>
        <w:pict>
          <v:rect id="_x0000_i1046" style="width:0;height:1.5pt" o:hralign="center" o:hrstd="t" o:hr="t" fillcolor="#a0a0a0" stroked="f"/>
        </w:pict>
      </w:r>
    </w:p>
    <w:p w:rsidR="00B64B52" w:rsidRPr="00191070" w:rsidRDefault="00B64B52" w:rsidP="00B55342">
      <w:pPr>
        <w:spacing w:line="360" w:lineRule="auto"/>
        <w:jc w:val="both"/>
        <w:rPr>
          <w:rFonts w:cs="Arial"/>
          <w:lang w:val="es-ES"/>
        </w:rPr>
      </w:pPr>
      <w:bookmarkStart w:id="61" w:name="_Toc213227158"/>
      <w:r w:rsidRPr="00191070">
        <w:rPr>
          <w:rFonts w:cs="Arial"/>
          <w:lang w:val="es-ES"/>
        </w:rPr>
        <w:t>Requisito: "Modificar categoría"</w:t>
      </w:r>
      <w:bookmarkEnd w:id="61"/>
    </w:p>
    <w:p w:rsidR="00B64B52" w:rsidRPr="00191070" w:rsidRDefault="00B64B52" w:rsidP="00B55342">
      <w:pPr>
        <w:spacing w:line="360" w:lineRule="auto"/>
        <w:jc w:val="both"/>
        <w:rPr>
          <w:rFonts w:cs="Arial"/>
          <w:lang w:val="es-ES"/>
        </w:rPr>
      </w:pPr>
      <w:r w:rsidRPr="00191070">
        <w:rPr>
          <w:rStyle w:val="Textoennegrita"/>
          <w:rFonts w:cs="Arial"/>
          <w:lang w:val="es-ES"/>
        </w:rPr>
        <w:t>Caso 1: Modificación exitosa</w:t>
      </w:r>
    </w:p>
    <w:p w:rsidR="00B64B52" w:rsidRPr="00191070" w:rsidRDefault="00B64B52" w:rsidP="00B55342">
      <w:pPr>
        <w:spacing w:line="360" w:lineRule="auto"/>
        <w:jc w:val="both"/>
        <w:rPr>
          <w:rFonts w:cs="Arial"/>
          <w:lang w:val="es-ES"/>
        </w:rPr>
      </w:pPr>
      <w:r w:rsidRPr="00191070">
        <w:rPr>
          <w:rFonts w:cs="Arial"/>
          <w:lang w:val="es-ES"/>
        </w:rPr>
        <w:t>Entrada: Categoría existente: Botellas 500ml, nuevo nombre: Botellas 600ml</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"Actualizar categoría"</w:t>
      </w:r>
    </w:p>
    <w:p w:rsidR="00B64B52" w:rsidRPr="00191070" w:rsidRDefault="00B64B52" w:rsidP="00B55342">
      <w:pPr>
        <w:spacing w:line="360" w:lineRule="auto"/>
        <w:jc w:val="both"/>
        <w:rPr>
          <w:rFonts w:cs="Arial"/>
          <w:lang w:val="es-ES"/>
        </w:rPr>
      </w:pPr>
      <w:r w:rsidRPr="00191070">
        <w:rPr>
          <w:rFonts w:cs="Arial"/>
          <w:lang w:val="es-ES"/>
        </w:rPr>
        <w:t>Resultado esperado: Categoría modificada + mensaje "Categoría actualizada correctamente"</w:t>
      </w:r>
    </w:p>
    <w:p w:rsidR="00B64B52" w:rsidRPr="009D6A0C" w:rsidRDefault="00B64B52" w:rsidP="00B55342">
      <w:pPr>
        <w:spacing w:line="360" w:lineRule="auto"/>
        <w:jc w:val="both"/>
        <w:rPr>
          <w:rFonts w:cs="Arial"/>
          <w:lang w:val="es-ES"/>
        </w:rPr>
      </w:pPr>
      <w:r w:rsidRPr="009D6A0C">
        <w:rPr>
          <w:rStyle w:val="Textoennegrita"/>
          <w:rFonts w:cs="Arial"/>
          <w:lang w:val="es-ES"/>
        </w:rPr>
        <w:t>Caso 2: Categoría no existente</w:t>
      </w:r>
    </w:p>
    <w:p w:rsidR="00B64B52" w:rsidRPr="009D6A0C" w:rsidRDefault="00B64B52" w:rsidP="00B55342">
      <w:pPr>
        <w:spacing w:line="360" w:lineRule="auto"/>
        <w:jc w:val="both"/>
        <w:rPr>
          <w:rFonts w:cs="Arial"/>
          <w:lang w:val="es-ES"/>
        </w:rPr>
      </w:pPr>
      <w:r w:rsidRPr="009D6A0C">
        <w:rPr>
          <w:rFonts w:cs="Arial"/>
          <w:lang w:val="es-ES"/>
        </w:rPr>
        <w:t>Entrada: Categoría inexistente: Frascos 100ml</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"Actualizar categoría"</w:t>
      </w:r>
    </w:p>
    <w:p w:rsidR="00B64B52" w:rsidRPr="00191070" w:rsidRDefault="00B64B52" w:rsidP="00B55342">
      <w:pPr>
        <w:spacing w:line="360" w:lineRule="auto"/>
        <w:jc w:val="both"/>
        <w:rPr>
          <w:rFonts w:cs="Arial"/>
          <w:lang w:val="es-ES"/>
        </w:rPr>
      </w:pPr>
      <w:r w:rsidRPr="00191070">
        <w:rPr>
          <w:rFonts w:cs="Arial"/>
          <w:lang w:val="es-ES"/>
        </w:rPr>
        <w:t>Resultado esperado: Mensaje "Categoría no encontrada" + cambios no aplicados</w:t>
      </w:r>
    </w:p>
    <w:p w:rsidR="00B64B52" w:rsidRPr="00191070" w:rsidRDefault="008202A4" w:rsidP="00B55342">
      <w:pPr>
        <w:spacing w:line="360" w:lineRule="auto"/>
        <w:jc w:val="both"/>
        <w:rPr>
          <w:rFonts w:cs="Arial"/>
          <w:szCs w:val="24"/>
        </w:rPr>
      </w:pPr>
      <w:r>
        <w:rPr>
          <w:rFonts w:cs="Arial"/>
          <w:szCs w:val="24"/>
        </w:rPr>
        <w:pict>
          <v:rect id="_x0000_i1047" style="width:0;height:1.5pt" o:hralign="center" o:hrstd="t" o:hr="t" fillcolor="#a0a0a0" stroked="f"/>
        </w:pict>
      </w:r>
    </w:p>
    <w:p w:rsidR="00B64B52" w:rsidRPr="00191070" w:rsidRDefault="00B64B52" w:rsidP="00B55342">
      <w:pPr>
        <w:spacing w:line="360" w:lineRule="auto"/>
        <w:jc w:val="both"/>
        <w:rPr>
          <w:rFonts w:cs="Arial"/>
          <w:lang w:val="es-ES"/>
        </w:rPr>
      </w:pPr>
      <w:bookmarkStart w:id="62" w:name="_Toc213227159"/>
      <w:r w:rsidRPr="00191070">
        <w:rPr>
          <w:rFonts w:cs="Arial"/>
          <w:lang w:val="es-ES"/>
        </w:rPr>
        <w:t>Requisito: "Eliminar categoría"</w:t>
      </w:r>
      <w:bookmarkEnd w:id="62"/>
    </w:p>
    <w:p w:rsidR="00B64B52" w:rsidRPr="00191070" w:rsidRDefault="00B64B52" w:rsidP="00B55342">
      <w:pPr>
        <w:spacing w:line="360" w:lineRule="auto"/>
        <w:jc w:val="both"/>
        <w:rPr>
          <w:rFonts w:cs="Arial"/>
          <w:lang w:val="es-ES"/>
        </w:rPr>
      </w:pPr>
      <w:r w:rsidRPr="00191070">
        <w:rPr>
          <w:rStyle w:val="Textoennegrita"/>
          <w:rFonts w:cs="Arial"/>
          <w:lang w:val="es-ES"/>
        </w:rPr>
        <w:lastRenderedPageBreak/>
        <w:t>Caso 1: Eliminación exitosa</w:t>
      </w:r>
    </w:p>
    <w:p w:rsidR="00B64B52" w:rsidRPr="009D6A0C" w:rsidRDefault="00B64B52" w:rsidP="00B55342">
      <w:pPr>
        <w:spacing w:line="360" w:lineRule="auto"/>
        <w:jc w:val="both"/>
        <w:rPr>
          <w:rFonts w:cs="Arial"/>
          <w:lang w:val="es-ES"/>
        </w:rPr>
      </w:pPr>
      <w:r w:rsidRPr="009D6A0C">
        <w:rPr>
          <w:rFonts w:cs="Arial"/>
          <w:lang w:val="es-ES"/>
        </w:rPr>
        <w:t>Entrada: Categoría existente: Botellas 600ml</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"Eliminar categoría"</w:t>
      </w:r>
    </w:p>
    <w:p w:rsidR="00B64B52" w:rsidRPr="00191070" w:rsidRDefault="00B64B52" w:rsidP="00B55342">
      <w:pPr>
        <w:spacing w:line="360" w:lineRule="auto"/>
        <w:jc w:val="both"/>
        <w:rPr>
          <w:rFonts w:cs="Arial"/>
          <w:lang w:val="es-ES"/>
        </w:rPr>
      </w:pPr>
      <w:r w:rsidRPr="00191070">
        <w:rPr>
          <w:rFonts w:cs="Arial"/>
          <w:lang w:val="es-ES"/>
        </w:rPr>
        <w:t>Resultado esperado: Categoría marcada como inactiva + mensaje "Categoría eliminada exitosamente"</w:t>
      </w:r>
    </w:p>
    <w:p w:rsidR="00B64B52" w:rsidRPr="009D6A0C" w:rsidRDefault="00B64B52" w:rsidP="00B55342">
      <w:pPr>
        <w:spacing w:line="360" w:lineRule="auto"/>
        <w:jc w:val="both"/>
        <w:rPr>
          <w:rFonts w:cs="Arial"/>
          <w:lang w:val="es-ES"/>
        </w:rPr>
      </w:pPr>
      <w:r w:rsidRPr="009D6A0C">
        <w:rPr>
          <w:rStyle w:val="Textoennegrita"/>
          <w:rFonts w:cs="Arial"/>
          <w:lang w:val="es-ES"/>
        </w:rPr>
        <w:t>Caso 2: Categoría ya inactiva</w:t>
      </w:r>
    </w:p>
    <w:p w:rsidR="00B64B52" w:rsidRPr="00191070" w:rsidRDefault="00B64B52" w:rsidP="00B55342">
      <w:pPr>
        <w:spacing w:line="360" w:lineRule="auto"/>
        <w:jc w:val="both"/>
        <w:rPr>
          <w:rFonts w:cs="Arial"/>
          <w:lang w:val="es-ES"/>
        </w:rPr>
      </w:pPr>
      <w:r w:rsidRPr="00191070">
        <w:rPr>
          <w:rFonts w:cs="Arial"/>
          <w:lang w:val="es-ES"/>
        </w:rPr>
        <w:t>Entrada: Categoría previamente eliminada: Frascos 250ml</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"Eliminar categoría"</w:t>
      </w:r>
    </w:p>
    <w:p w:rsidR="00B64B52" w:rsidRPr="00191070" w:rsidRDefault="00B64B52" w:rsidP="00B55342">
      <w:pPr>
        <w:spacing w:line="360" w:lineRule="auto"/>
        <w:jc w:val="both"/>
        <w:rPr>
          <w:rFonts w:cs="Arial"/>
          <w:lang w:val="es-ES"/>
        </w:rPr>
      </w:pPr>
      <w:r w:rsidRPr="00191070">
        <w:rPr>
          <w:rFonts w:cs="Arial"/>
          <w:lang w:val="es-ES"/>
        </w:rPr>
        <w:t>Resultado esperado: Mensaje "La categoría ya se encuentra inactiva"</w:t>
      </w:r>
    </w:p>
    <w:p w:rsidR="00B64B52" w:rsidRPr="00191070" w:rsidRDefault="008202A4" w:rsidP="00B55342">
      <w:pPr>
        <w:spacing w:line="360" w:lineRule="auto"/>
        <w:jc w:val="both"/>
        <w:rPr>
          <w:rFonts w:cs="Arial"/>
          <w:szCs w:val="24"/>
        </w:rPr>
      </w:pPr>
      <w:r>
        <w:rPr>
          <w:rFonts w:cs="Arial"/>
          <w:szCs w:val="24"/>
        </w:rPr>
        <w:pict>
          <v:rect id="_x0000_i1048" style="width:0;height:1.5pt" o:hralign="center" o:hrstd="t" o:hr="t" fillcolor="#a0a0a0" stroked="f"/>
        </w:pict>
      </w:r>
    </w:p>
    <w:p w:rsidR="00B64B52" w:rsidRPr="00191070" w:rsidRDefault="00B64B52" w:rsidP="00B55342">
      <w:pPr>
        <w:spacing w:line="360" w:lineRule="auto"/>
        <w:jc w:val="both"/>
        <w:rPr>
          <w:rFonts w:cs="Arial"/>
          <w:lang w:val="es-ES"/>
        </w:rPr>
      </w:pPr>
      <w:bookmarkStart w:id="63" w:name="_Toc213227160"/>
      <w:r w:rsidRPr="00191070">
        <w:rPr>
          <w:rFonts w:cs="Arial"/>
          <w:lang w:val="es-ES"/>
        </w:rPr>
        <w:t>Requisito: "Consultar categorías"</w:t>
      </w:r>
      <w:bookmarkEnd w:id="63"/>
    </w:p>
    <w:p w:rsidR="00B64B52" w:rsidRPr="00191070" w:rsidRDefault="00B64B52" w:rsidP="00B55342">
      <w:pPr>
        <w:spacing w:line="360" w:lineRule="auto"/>
        <w:jc w:val="both"/>
        <w:rPr>
          <w:rFonts w:cs="Arial"/>
          <w:lang w:val="es-ES"/>
        </w:rPr>
      </w:pPr>
      <w:r w:rsidRPr="00191070">
        <w:rPr>
          <w:rStyle w:val="Textoennegrita"/>
          <w:rFonts w:cs="Arial"/>
          <w:lang w:val="es-ES"/>
        </w:rPr>
        <w:t>Caso 1: Consulta exitosa por nombre</w:t>
      </w:r>
    </w:p>
    <w:p w:rsidR="00B64B52" w:rsidRPr="009D6A0C" w:rsidRDefault="00B64B52" w:rsidP="00B55342">
      <w:pPr>
        <w:spacing w:line="360" w:lineRule="auto"/>
        <w:jc w:val="both"/>
        <w:rPr>
          <w:rFonts w:cs="Arial"/>
          <w:lang w:val="es-ES"/>
        </w:rPr>
      </w:pPr>
      <w:r w:rsidRPr="009D6A0C">
        <w:rPr>
          <w:rFonts w:cs="Arial"/>
          <w:lang w:val="es-ES"/>
        </w:rPr>
        <w:t>Entrada: Buscar categoría: Botellas 600ml</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"Buscar"</w:t>
      </w:r>
    </w:p>
    <w:p w:rsidR="00B64B52" w:rsidRPr="00191070" w:rsidRDefault="00B64B52" w:rsidP="00B55342">
      <w:pPr>
        <w:spacing w:line="360" w:lineRule="auto"/>
        <w:jc w:val="both"/>
        <w:rPr>
          <w:rFonts w:cs="Arial"/>
          <w:lang w:val="es-ES"/>
        </w:rPr>
      </w:pPr>
      <w:r w:rsidRPr="00191070">
        <w:rPr>
          <w:rFonts w:cs="Arial"/>
          <w:lang w:val="es-ES"/>
        </w:rPr>
        <w:t>Resultado esperado: Listado de categorías que coinciden + detalles de presentación</w:t>
      </w:r>
    </w:p>
    <w:p w:rsidR="00B64B52" w:rsidRPr="009D6A0C" w:rsidRDefault="00B64B52" w:rsidP="00B55342">
      <w:pPr>
        <w:spacing w:line="360" w:lineRule="auto"/>
        <w:jc w:val="both"/>
        <w:rPr>
          <w:rFonts w:cs="Arial"/>
          <w:lang w:val="es-ES"/>
        </w:rPr>
      </w:pPr>
      <w:r w:rsidRPr="009D6A0C">
        <w:rPr>
          <w:rStyle w:val="Textoennegrita"/>
          <w:rFonts w:cs="Arial"/>
          <w:lang w:val="es-ES"/>
        </w:rPr>
        <w:t>Caso 2: Categoría no encontrada</w:t>
      </w:r>
    </w:p>
    <w:p w:rsidR="00B64B52" w:rsidRPr="009D6A0C" w:rsidRDefault="00B64B52" w:rsidP="00B55342">
      <w:pPr>
        <w:spacing w:line="360" w:lineRule="auto"/>
        <w:jc w:val="both"/>
        <w:rPr>
          <w:rFonts w:cs="Arial"/>
          <w:lang w:val="es-ES"/>
        </w:rPr>
      </w:pPr>
      <w:r w:rsidRPr="009D6A0C">
        <w:rPr>
          <w:rFonts w:cs="Arial"/>
          <w:lang w:val="es-ES"/>
        </w:rPr>
        <w:t>Entrada: Buscar categoría: Frascos 100ml</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"Buscar"</w:t>
      </w:r>
    </w:p>
    <w:p w:rsidR="00B64B52" w:rsidRPr="00191070" w:rsidRDefault="00B64B52" w:rsidP="00B55342">
      <w:pPr>
        <w:spacing w:line="360" w:lineRule="auto"/>
        <w:jc w:val="both"/>
        <w:rPr>
          <w:rFonts w:cs="Arial"/>
          <w:lang w:val="es-ES"/>
        </w:rPr>
      </w:pPr>
      <w:r w:rsidRPr="00191070">
        <w:rPr>
          <w:rFonts w:cs="Arial"/>
          <w:lang w:val="es-ES"/>
        </w:rPr>
        <w:t>Resultado esperado: Mensaje "No se encontraron categorías"</w:t>
      </w:r>
    </w:p>
    <w:p w:rsidR="00B64B52" w:rsidRPr="00191070" w:rsidRDefault="00B64B52" w:rsidP="00B55342">
      <w:pPr>
        <w:spacing w:line="360" w:lineRule="auto"/>
        <w:jc w:val="both"/>
        <w:rPr>
          <w:rFonts w:cs="Arial"/>
          <w:lang w:val="es-ES"/>
        </w:rPr>
      </w:pPr>
      <w:r w:rsidRPr="00191070">
        <w:rPr>
          <w:rStyle w:val="Textoennegrita"/>
          <w:rFonts w:cs="Arial"/>
          <w:lang w:val="es-ES"/>
        </w:rPr>
        <w:t>Caso 3: Filtro por tipo de presentación</w:t>
      </w:r>
    </w:p>
    <w:p w:rsidR="00B64B52" w:rsidRPr="009D6A0C" w:rsidRDefault="00B64B52" w:rsidP="00B55342">
      <w:pPr>
        <w:spacing w:line="360" w:lineRule="auto"/>
        <w:jc w:val="both"/>
        <w:rPr>
          <w:rFonts w:cs="Arial"/>
          <w:lang w:val="es-ES"/>
        </w:rPr>
      </w:pPr>
      <w:r w:rsidRPr="009D6A0C">
        <w:rPr>
          <w:rFonts w:cs="Arial"/>
          <w:lang w:val="es-ES"/>
        </w:rPr>
        <w:t>Entrada: Filtro: Botellas</w:t>
      </w:r>
    </w:p>
    <w:p w:rsidR="00B64B52" w:rsidRPr="009D6A0C" w:rsidRDefault="00B64B52" w:rsidP="00B55342">
      <w:pPr>
        <w:spacing w:line="360" w:lineRule="auto"/>
        <w:jc w:val="both"/>
        <w:rPr>
          <w:rFonts w:cs="Arial"/>
          <w:lang w:val="es-ES"/>
        </w:rPr>
      </w:pPr>
      <w:r w:rsidRPr="009D6A0C">
        <w:rPr>
          <w:rFonts w:cs="Arial"/>
          <w:lang w:val="es-ES"/>
        </w:rPr>
        <w:lastRenderedPageBreak/>
        <w:t>Acción: Aplicar filtro</w:t>
      </w:r>
    </w:p>
    <w:p w:rsidR="00B64B52" w:rsidRPr="00191070" w:rsidRDefault="00B64B52" w:rsidP="00B55342">
      <w:pPr>
        <w:spacing w:line="360" w:lineRule="auto"/>
        <w:jc w:val="both"/>
        <w:rPr>
          <w:rFonts w:cs="Arial"/>
          <w:lang w:val="es-ES"/>
        </w:rPr>
      </w:pPr>
      <w:r w:rsidRPr="00191070">
        <w:rPr>
          <w:rFonts w:cs="Arial"/>
          <w:lang w:val="es-ES"/>
        </w:rPr>
        <w:t>Resultado esperado: Listado de categorías que cumplen el filtro + detalles</w:t>
      </w:r>
    </w:p>
    <w:p w:rsidR="00B64B52" w:rsidRPr="00191070" w:rsidRDefault="008202A4" w:rsidP="00B55342">
      <w:pPr>
        <w:spacing w:line="360" w:lineRule="auto"/>
        <w:jc w:val="both"/>
        <w:rPr>
          <w:rFonts w:cs="Arial"/>
          <w:szCs w:val="24"/>
        </w:rPr>
      </w:pPr>
      <w:r>
        <w:rPr>
          <w:rFonts w:cs="Arial"/>
          <w:szCs w:val="24"/>
        </w:rPr>
        <w:pict>
          <v:rect id="_x0000_i1049" style="width:0;height:1.5pt" o:hralign="center" o:hrstd="t" o:hr="t" fillcolor="#a0a0a0" stroked="f"/>
        </w:pict>
      </w:r>
    </w:p>
    <w:p w:rsidR="00B64B52" w:rsidRPr="00191070" w:rsidRDefault="00B64B52" w:rsidP="00B55342">
      <w:pPr>
        <w:spacing w:line="360" w:lineRule="auto"/>
        <w:jc w:val="both"/>
        <w:rPr>
          <w:rFonts w:cs="Arial"/>
          <w:lang w:val="es-ES"/>
        </w:rPr>
      </w:pPr>
      <w:bookmarkStart w:id="64" w:name="_Toc213227161"/>
      <w:r w:rsidRPr="00191070">
        <w:rPr>
          <w:rFonts w:cs="Arial"/>
          <w:lang w:val="es-ES"/>
        </w:rPr>
        <w:t>Requisito: "Crear pedido"</w:t>
      </w:r>
      <w:bookmarkEnd w:id="64"/>
    </w:p>
    <w:p w:rsidR="00B64B52" w:rsidRPr="00191070" w:rsidRDefault="00B64B52" w:rsidP="00B55342">
      <w:pPr>
        <w:spacing w:line="360" w:lineRule="auto"/>
        <w:jc w:val="both"/>
        <w:rPr>
          <w:rFonts w:cs="Arial"/>
          <w:lang w:val="es-ES"/>
        </w:rPr>
      </w:pPr>
      <w:r w:rsidRPr="00191070">
        <w:rPr>
          <w:rStyle w:val="Textoennegrita"/>
          <w:rFonts w:cs="Arial"/>
          <w:lang w:val="es-ES"/>
        </w:rPr>
        <w:t>Caso 1: Pedido exitoso</w:t>
      </w:r>
    </w:p>
    <w:p w:rsidR="00B64B52" w:rsidRPr="00191070" w:rsidRDefault="00B64B52" w:rsidP="00B55342">
      <w:pPr>
        <w:spacing w:line="360" w:lineRule="auto"/>
        <w:jc w:val="both"/>
        <w:rPr>
          <w:rFonts w:cs="Arial"/>
          <w:lang w:val="es-ES"/>
        </w:rPr>
      </w:pPr>
      <w:r w:rsidRPr="00191070">
        <w:rPr>
          <w:rFonts w:cs="Arial"/>
          <w:lang w:val="es-ES"/>
        </w:rPr>
        <w:t>Entrada: Cliente: Juan Pérez, Producto: Ácido Acético, Cantidad: 10, Condiciones: Entrega en 2 días</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"Crear pedido"</w:t>
      </w:r>
    </w:p>
    <w:p w:rsidR="00B64B52" w:rsidRPr="00191070" w:rsidRDefault="00B64B52" w:rsidP="00B55342">
      <w:pPr>
        <w:spacing w:line="360" w:lineRule="auto"/>
        <w:jc w:val="both"/>
        <w:rPr>
          <w:rFonts w:cs="Arial"/>
          <w:lang w:val="es-ES"/>
        </w:rPr>
      </w:pPr>
      <w:r w:rsidRPr="00191070">
        <w:rPr>
          <w:rFonts w:cs="Arial"/>
          <w:lang w:val="es-ES"/>
        </w:rPr>
        <w:t>Resultado esperado: Pedido registrado + número de pedido único + mensaje "Pedido creado correctamente"</w:t>
      </w:r>
    </w:p>
    <w:p w:rsidR="00B64B52" w:rsidRPr="009D6A0C" w:rsidRDefault="00B64B52" w:rsidP="00B55342">
      <w:pPr>
        <w:spacing w:line="360" w:lineRule="auto"/>
        <w:jc w:val="both"/>
        <w:rPr>
          <w:rFonts w:cs="Arial"/>
          <w:lang w:val="es-ES"/>
        </w:rPr>
      </w:pPr>
      <w:r w:rsidRPr="009D6A0C">
        <w:rPr>
          <w:rStyle w:val="Textoennegrita"/>
          <w:rFonts w:cs="Arial"/>
          <w:lang w:val="es-ES"/>
        </w:rPr>
        <w:t>Caso 2: Producto no disponible</w:t>
      </w:r>
    </w:p>
    <w:p w:rsidR="00B64B52" w:rsidRPr="00191070" w:rsidRDefault="00B64B52" w:rsidP="00B55342">
      <w:pPr>
        <w:spacing w:line="360" w:lineRule="auto"/>
        <w:jc w:val="both"/>
        <w:rPr>
          <w:rFonts w:cs="Arial"/>
          <w:lang w:val="es-ES"/>
        </w:rPr>
      </w:pPr>
      <w:r w:rsidRPr="00191070">
        <w:rPr>
          <w:rFonts w:cs="Arial"/>
          <w:lang w:val="es-ES"/>
        </w:rPr>
        <w:t>Entrada: Cliente: Juan Pérez, Producto: Solución X (sin stock)</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"Crear pedido"</w:t>
      </w:r>
    </w:p>
    <w:p w:rsidR="00B64B52" w:rsidRPr="00191070" w:rsidRDefault="00B64B52" w:rsidP="00B55342">
      <w:pPr>
        <w:spacing w:line="360" w:lineRule="auto"/>
        <w:jc w:val="both"/>
        <w:rPr>
          <w:rFonts w:cs="Arial"/>
          <w:lang w:val="es-ES"/>
        </w:rPr>
      </w:pPr>
      <w:r w:rsidRPr="00191070">
        <w:rPr>
          <w:rFonts w:cs="Arial"/>
          <w:lang w:val="es-ES"/>
        </w:rPr>
        <w:t>Resultado esperado: Mensaje "Producto no disponible" + pedido no registrado</w:t>
      </w:r>
    </w:p>
    <w:p w:rsidR="00B64B52" w:rsidRPr="00FB6A08" w:rsidRDefault="00B64B52" w:rsidP="00B55342">
      <w:pPr>
        <w:spacing w:line="360" w:lineRule="auto"/>
        <w:jc w:val="both"/>
        <w:rPr>
          <w:rFonts w:cs="Arial"/>
          <w:lang w:val="es-ES"/>
        </w:rPr>
      </w:pPr>
      <w:r w:rsidRPr="00FB6A08">
        <w:rPr>
          <w:rStyle w:val="Textoennegrita"/>
          <w:rFonts w:cs="Arial"/>
          <w:lang w:val="es-ES"/>
        </w:rPr>
        <w:t>Caso 3: Datos incompletos</w:t>
      </w:r>
    </w:p>
    <w:p w:rsidR="00B64B52" w:rsidRPr="00191070" w:rsidRDefault="00B64B52" w:rsidP="00B55342">
      <w:pPr>
        <w:spacing w:line="360" w:lineRule="auto"/>
        <w:jc w:val="both"/>
        <w:rPr>
          <w:rFonts w:cs="Arial"/>
          <w:lang w:val="es-ES"/>
        </w:rPr>
      </w:pPr>
      <w:r w:rsidRPr="00191070">
        <w:rPr>
          <w:rFonts w:cs="Arial"/>
          <w:lang w:val="es-ES"/>
        </w:rPr>
        <w:t xml:space="preserve">Entrada: Cliente válido + Producto </w:t>
      </w:r>
      <w:proofErr w:type="gramStart"/>
      <w:r w:rsidRPr="00191070">
        <w:rPr>
          <w:rFonts w:cs="Arial"/>
          <w:lang w:val="es-ES"/>
        </w:rPr>
        <w:t>válido</w:t>
      </w:r>
      <w:proofErr w:type="gramEnd"/>
      <w:r w:rsidRPr="00191070">
        <w:rPr>
          <w:rFonts w:cs="Arial"/>
          <w:lang w:val="es-ES"/>
        </w:rPr>
        <w:t xml:space="preserve"> pero cantidad vacía</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"Crear pedido"</w:t>
      </w:r>
    </w:p>
    <w:p w:rsidR="00B64B52" w:rsidRPr="00191070" w:rsidRDefault="00B64B52" w:rsidP="00B55342">
      <w:pPr>
        <w:spacing w:line="360" w:lineRule="auto"/>
        <w:jc w:val="both"/>
        <w:rPr>
          <w:rFonts w:cs="Arial"/>
          <w:lang w:val="es-ES"/>
        </w:rPr>
      </w:pPr>
      <w:r w:rsidRPr="00191070">
        <w:rPr>
          <w:rFonts w:cs="Arial"/>
          <w:lang w:val="es-ES"/>
        </w:rPr>
        <w:t>Resultado esperado: Mensaje "Complete todos los campos obligatorios" + pedido no registrado</w:t>
      </w:r>
    </w:p>
    <w:p w:rsidR="00B64B52" w:rsidRPr="00191070" w:rsidRDefault="008202A4" w:rsidP="00B55342">
      <w:pPr>
        <w:spacing w:line="360" w:lineRule="auto"/>
        <w:jc w:val="both"/>
        <w:rPr>
          <w:rFonts w:cs="Arial"/>
          <w:szCs w:val="24"/>
        </w:rPr>
      </w:pPr>
      <w:r>
        <w:rPr>
          <w:rFonts w:cs="Arial"/>
          <w:szCs w:val="24"/>
        </w:rPr>
        <w:pict>
          <v:rect id="_x0000_i1050" style="width:0;height:1.5pt" o:hralign="center" o:hrstd="t" o:hr="t" fillcolor="#a0a0a0" stroked="f"/>
        </w:pict>
      </w:r>
    </w:p>
    <w:p w:rsidR="00B64B52" w:rsidRPr="00191070" w:rsidRDefault="00B64B52" w:rsidP="00B55342">
      <w:pPr>
        <w:spacing w:line="360" w:lineRule="auto"/>
        <w:jc w:val="both"/>
        <w:rPr>
          <w:rFonts w:cs="Arial"/>
          <w:lang w:val="es-ES"/>
        </w:rPr>
      </w:pPr>
      <w:bookmarkStart w:id="65" w:name="_Toc213227162"/>
      <w:r w:rsidRPr="00191070">
        <w:rPr>
          <w:rFonts w:cs="Arial"/>
          <w:lang w:val="es-ES"/>
        </w:rPr>
        <w:t>Requisito: "Validar disponibilidad / reservar stock"</w:t>
      </w:r>
      <w:bookmarkEnd w:id="65"/>
    </w:p>
    <w:p w:rsidR="00B64B52" w:rsidRPr="009D6A0C" w:rsidRDefault="00B64B52" w:rsidP="00B55342">
      <w:pPr>
        <w:spacing w:line="360" w:lineRule="auto"/>
        <w:jc w:val="both"/>
        <w:rPr>
          <w:rFonts w:cs="Arial"/>
          <w:lang w:val="es-ES"/>
        </w:rPr>
      </w:pPr>
      <w:r w:rsidRPr="009D6A0C">
        <w:rPr>
          <w:rStyle w:val="Textoennegrita"/>
          <w:rFonts w:cs="Arial"/>
          <w:lang w:val="es-ES"/>
        </w:rPr>
        <w:lastRenderedPageBreak/>
        <w:t>Caso 1: Stock disponible</w:t>
      </w:r>
    </w:p>
    <w:p w:rsidR="00B64B52" w:rsidRPr="00191070" w:rsidRDefault="00B64B52" w:rsidP="00B55342">
      <w:pPr>
        <w:spacing w:line="360" w:lineRule="auto"/>
        <w:jc w:val="both"/>
        <w:rPr>
          <w:rFonts w:cs="Arial"/>
          <w:lang w:val="es-ES"/>
        </w:rPr>
      </w:pPr>
      <w:r w:rsidRPr="00191070">
        <w:rPr>
          <w:rFonts w:cs="Arial"/>
          <w:lang w:val="es-ES"/>
        </w:rPr>
        <w:t>Entrada: Producto: Ácido Acético, Cantidad solicitada: 5, Stock disponible: 10</w:t>
      </w:r>
    </w:p>
    <w:p w:rsidR="00B64B52" w:rsidRPr="00191070" w:rsidRDefault="00B64B52" w:rsidP="00B55342">
      <w:pPr>
        <w:spacing w:line="360" w:lineRule="auto"/>
        <w:jc w:val="both"/>
        <w:rPr>
          <w:rFonts w:cs="Arial"/>
          <w:lang w:val="es-ES"/>
        </w:rPr>
      </w:pPr>
      <w:r w:rsidRPr="00191070">
        <w:rPr>
          <w:rFonts w:cs="Arial"/>
          <w:lang w:val="es-ES"/>
        </w:rPr>
        <w:t xml:space="preserve">Acción: </w:t>
      </w:r>
      <w:proofErr w:type="spellStart"/>
      <w:r w:rsidRPr="00191070">
        <w:rPr>
          <w:rFonts w:cs="Arial"/>
          <w:lang w:val="es-ES"/>
        </w:rPr>
        <w:t>Click</w:t>
      </w:r>
      <w:proofErr w:type="spellEnd"/>
      <w:r w:rsidRPr="00191070">
        <w:rPr>
          <w:rFonts w:cs="Arial"/>
          <w:lang w:val="es-ES"/>
        </w:rPr>
        <w:t xml:space="preserve"> "Validar y reservar stock"</w:t>
      </w:r>
    </w:p>
    <w:p w:rsidR="00B64B52" w:rsidRPr="00191070" w:rsidRDefault="00B64B52" w:rsidP="00B55342">
      <w:pPr>
        <w:spacing w:line="360" w:lineRule="auto"/>
        <w:jc w:val="both"/>
        <w:rPr>
          <w:rFonts w:cs="Arial"/>
          <w:lang w:val="es-ES"/>
        </w:rPr>
      </w:pPr>
      <w:r w:rsidRPr="00191070">
        <w:rPr>
          <w:rFonts w:cs="Arial"/>
          <w:lang w:val="es-ES"/>
        </w:rPr>
        <w:t>Resultado esperado: Stock reservado correctamente + mensaje "Stock reservado exitosamente"</w:t>
      </w:r>
    </w:p>
    <w:p w:rsidR="00B64B52" w:rsidRPr="009D6A0C" w:rsidRDefault="00B64B52" w:rsidP="00B55342">
      <w:pPr>
        <w:spacing w:line="360" w:lineRule="auto"/>
        <w:jc w:val="both"/>
        <w:rPr>
          <w:rFonts w:cs="Arial"/>
          <w:lang w:val="es-ES"/>
        </w:rPr>
      </w:pPr>
      <w:r w:rsidRPr="009D6A0C">
        <w:rPr>
          <w:rStyle w:val="Textoennegrita"/>
          <w:rFonts w:cs="Arial"/>
          <w:lang w:val="es-ES"/>
        </w:rPr>
        <w:t>Caso 2: Stock insuficiente</w:t>
      </w:r>
    </w:p>
    <w:p w:rsidR="00B64B52" w:rsidRPr="00191070" w:rsidRDefault="00B64B52" w:rsidP="00B55342">
      <w:pPr>
        <w:spacing w:line="360" w:lineRule="auto"/>
        <w:jc w:val="both"/>
        <w:rPr>
          <w:rFonts w:cs="Arial"/>
          <w:lang w:val="es-ES"/>
        </w:rPr>
      </w:pPr>
      <w:r w:rsidRPr="00191070">
        <w:rPr>
          <w:rFonts w:cs="Arial"/>
          <w:lang w:val="es-ES"/>
        </w:rPr>
        <w:t>Entrada: Producto: Ácido Acético, Cantidad solicitada: 15, Stock disponible: 10</w:t>
      </w:r>
    </w:p>
    <w:p w:rsidR="00B64B52" w:rsidRPr="00191070" w:rsidRDefault="00B64B52" w:rsidP="00B55342">
      <w:pPr>
        <w:spacing w:line="360" w:lineRule="auto"/>
        <w:jc w:val="both"/>
        <w:rPr>
          <w:rFonts w:cs="Arial"/>
          <w:lang w:val="es-ES"/>
        </w:rPr>
      </w:pPr>
      <w:r w:rsidRPr="00191070">
        <w:rPr>
          <w:rFonts w:cs="Arial"/>
          <w:lang w:val="es-ES"/>
        </w:rPr>
        <w:t xml:space="preserve">Acción: </w:t>
      </w:r>
      <w:proofErr w:type="spellStart"/>
      <w:r w:rsidRPr="00191070">
        <w:rPr>
          <w:rFonts w:cs="Arial"/>
          <w:lang w:val="es-ES"/>
        </w:rPr>
        <w:t>Click</w:t>
      </w:r>
      <w:proofErr w:type="spellEnd"/>
      <w:r w:rsidRPr="00191070">
        <w:rPr>
          <w:rFonts w:cs="Arial"/>
          <w:lang w:val="es-ES"/>
        </w:rPr>
        <w:t xml:space="preserve"> "Validar y reservar stock"</w:t>
      </w:r>
    </w:p>
    <w:p w:rsidR="00B64B52" w:rsidRPr="00191070" w:rsidRDefault="00B64B52" w:rsidP="00B55342">
      <w:pPr>
        <w:spacing w:line="360" w:lineRule="auto"/>
        <w:jc w:val="both"/>
        <w:rPr>
          <w:rFonts w:cs="Arial"/>
          <w:lang w:val="es-ES"/>
        </w:rPr>
      </w:pPr>
      <w:r w:rsidRPr="00191070">
        <w:rPr>
          <w:rFonts w:cs="Arial"/>
          <w:lang w:val="es-ES"/>
        </w:rPr>
        <w:t>Resultado esperado: Mensaje "Stock insuficiente" + reserva no realizada</w:t>
      </w:r>
    </w:p>
    <w:p w:rsidR="00B64B52" w:rsidRPr="00191070" w:rsidRDefault="008202A4" w:rsidP="00B55342">
      <w:pPr>
        <w:spacing w:line="360" w:lineRule="auto"/>
        <w:jc w:val="both"/>
        <w:rPr>
          <w:rFonts w:cs="Arial"/>
          <w:szCs w:val="24"/>
        </w:rPr>
      </w:pPr>
      <w:r>
        <w:rPr>
          <w:rFonts w:cs="Arial"/>
          <w:szCs w:val="24"/>
        </w:rPr>
        <w:pict>
          <v:rect id="_x0000_i1051" style="width:0;height:1.5pt" o:hralign="center" o:hrstd="t" o:hr="t" fillcolor="#a0a0a0" stroked="f"/>
        </w:pict>
      </w:r>
    </w:p>
    <w:p w:rsidR="00B64B52" w:rsidRPr="00191070" w:rsidRDefault="00B64B52" w:rsidP="00B55342">
      <w:pPr>
        <w:spacing w:line="360" w:lineRule="auto"/>
        <w:jc w:val="both"/>
        <w:rPr>
          <w:rFonts w:cs="Arial"/>
          <w:lang w:val="es-ES"/>
        </w:rPr>
      </w:pPr>
      <w:bookmarkStart w:id="66" w:name="_Toc213227163"/>
      <w:r w:rsidRPr="00191070">
        <w:rPr>
          <w:rFonts w:cs="Arial"/>
          <w:lang w:val="es-ES"/>
        </w:rPr>
        <w:t>Requisito: "Confirmar pedido provisional"</w:t>
      </w:r>
      <w:bookmarkEnd w:id="66"/>
    </w:p>
    <w:p w:rsidR="00B64B52" w:rsidRPr="00191070" w:rsidRDefault="00B64B52" w:rsidP="00B55342">
      <w:pPr>
        <w:spacing w:line="360" w:lineRule="auto"/>
        <w:jc w:val="both"/>
        <w:rPr>
          <w:rFonts w:cs="Arial"/>
          <w:lang w:val="es-ES"/>
        </w:rPr>
      </w:pPr>
      <w:r w:rsidRPr="00191070">
        <w:rPr>
          <w:rStyle w:val="Textoennegrita"/>
          <w:rFonts w:cs="Arial"/>
          <w:lang w:val="es-ES"/>
        </w:rPr>
        <w:t>Caso 1: Confirmación exitosa</w:t>
      </w:r>
    </w:p>
    <w:p w:rsidR="00B64B52" w:rsidRPr="00191070" w:rsidRDefault="00B64B52" w:rsidP="00B55342">
      <w:pPr>
        <w:spacing w:line="360" w:lineRule="auto"/>
        <w:jc w:val="both"/>
        <w:rPr>
          <w:rFonts w:cs="Arial"/>
          <w:lang w:val="es-ES"/>
        </w:rPr>
      </w:pPr>
      <w:r w:rsidRPr="00191070">
        <w:rPr>
          <w:rFonts w:cs="Arial"/>
          <w:lang w:val="es-ES"/>
        </w:rPr>
        <w:t>Entrada: Pedido provisional: 12345, Estado actual: Pendiente</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"Confirmar pedido"</w:t>
      </w:r>
    </w:p>
    <w:p w:rsidR="00B64B52" w:rsidRPr="00191070" w:rsidRDefault="00B64B52" w:rsidP="00B55342">
      <w:pPr>
        <w:spacing w:line="360" w:lineRule="auto"/>
        <w:jc w:val="both"/>
        <w:rPr>
          <w:rFonts w:cs="Arial"/>
          <w:lang w:val="es-ES"/>
        </w:rPr>
      </w:pPr>
      <w:r w:rsidRPr="00191070">
        <w:rPr>
          <w:rFonts w:cs="Arial"/>
          <w:lang w:val="es-ES"/>
        </w:rPr>
        <w:t>Resultado esperado: Estado cambiado a "Reservado" + mensaje "Pedido confirmado provisionalmente"</w:t>
      </w:r>
    </w:p>
    <w:p w:rsidR="00B64B52" w:rsidRPr="009D6A0C" w:rsidRDefault="00B64B52" w:rsidP="00B55342">
      <w:pPr>
        <w:spacing w:line="360" w:lineRule="auto"/>
        <w:jc w:val="both"/>
        <w:rPr>
          <w:rFonts w:cs="Arial"/>
          <w:lang w:val="es-ES"/>
        </w:rPr>
      </w:pPr>
      <w:r w:rsidRPr="009D6A0C">
        <w:rPr>
          <w:rStyle w:val="Textoennegrita"/>
          <w:rFonts w:cs="Arial"/>
          <w:lang w:val="es-ES"/>
        </w:rPr>
        <w:t>Caso 2: Pedido no encontrado</w:t>
      </w:r>
    </w:p>
    <w:p w:rsidR="00B64B52" w:rsidRPr="009D6A0C" w:rsidRDefault="00B64B52" w:rsidP="00B55342">
      <w:pPr>
        <w:spacing w:line="360" w:lineRule="auto"/>
        <w:jc w:val="both"/>
        <w:rPr>
          <w:rFonts w:cs="Arial"/>
          <w:lang w:val="es-ES"/>
        </w:rPr>
      </w:pPr>
      <w:r w:rsidRPr="009D6A0C">
        <w:rPr>
          <w:rFonts w:cs="Arial"/>
          <w:lang w:val="es-ES"/>
        </w:rPr>
        <w:t>Entrada: Pedido inexistente: 99999</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"Confirmar pedido"</w:t>
      </w:r>
    </w:p>
    <w:p w:rsidR="00B64B52" w:rsidRPr="00191070" w:rsidRDefault="00B64B52" w:rsidP="00B55342">
      <w:pPr>
        <w:spacing w:line="360" w:lineRule="auto"/>
        <w:jc w:val="both"/>
        <w:rPr>
          <w:rFonts w:cs="Arial"/>
          <w:lang w:val="es-ES"/>
        </w:rPr>
      </w:pPr>
      <w:r w:rsidRPr="00191070">
        <w:rPr>
          <w:rFonts w:cs="Arial"/>
          <w:lang w:val="es-ES"/>
        </w:rPr>
        <w:t>Resultado esperado: Mensaje "Pedido no encontrado" + no se realiza cambio de estado</w:t>
      </w:r>
    </w:p>
    <w:p w:rsidR="00B64B52" w:rsidRPr="00191070" w:rsidRDefault="008202A4" w:rsidP="00B55342">
      <w:pPr>
        <w:spacing w:line="360" w:lineRule="auto"/>
        <w:jc w:val="both"/>
        <w:rPr>
          <w:rFonts w:cs="Arial"/>
          <w:szCs w:val="24"/>
        </w:rPr>
      </w:pPr>
      <w:r>
        <w:rPr>
          <w:rFonts w:cs="Arial"/>
          <w:szCs w:val="24"/>
        </w:rPr>
        <w:lastRenderedPageBreak/>
        <w:pict>
          <v:rect id="_x0000_i1052" style="width:0;height:1.5pt" o:hralign="center" o:hrstd="t" o:hr="t" fillcolor="#a0a0a0" stroked="f"/>
        </w:pict>
      </w:r>
    </w:p>
    <w:p w:rsidR="00B64B52" w:rsidRPr="00191070" w:rsidRDefault="00B64B52" w:rsidP="00B55342">
      <w:pPr>
        <w:spacing w:line="360" w:lineRule="auto"/>
        <w:jc w:val="both"/>
        <w:rPr>
          <w:rFonts w:cs="Arial"/>
          <w:lang w:val="es-ES"/>
        </w:rPr>
      </w:pPr>
      <w:bookmarkStart w:id="67" w:name="_Toc213227164"/>
      <w:r w:rsidRPr="00191070">
        <w:rPr>
          <w:rFonts w:cs="Arial"/>
          <w:lang w:val="es-ES"/>
        </w:rPr>
        <w:t>Requisito: "Modificar estado de pedido"</w:t>
      </w:r>
      <w:bookmarkEnd w:id="67"/>
    </w:p>
    <w:p w:rsidR="00B64B52" w:rsidRPr="009D6A0C" w:rsidRDefault="00B64B52" w:rsidP="00B55342">
      <w:pPr>
        <w:spacing w:line="360" w:lineRule="auto"/>
        <w:jc w:val="both"/>
        <w:rPr>
          <w:rFonts w:cs="Arial"/>
          <w:lang w:val="es-ES"/>
        </w:rPr>
      </w:pPr>
      <w:r w:rsidRPr="009D6A0C">
        <w:rPr>
          <w:rStyle w:val="Textoennegrita"/>
          <w:rFonts w:cs="Arial"/>
          <w:lang w:val="es-ES"/>
        </w:rPr>
        <w:t>Caso 1: Cambio de estado exitoso</w:t>
      </w:r>
    </w:p>
    <w:p w:rsidR="00B64B52" w:rsidRPr="00191070" w:rsidRDefault="00B64B52" w:rsidP="00B55342">
      <w:pPr>
        <w:spacing w:line="360" w:lineRule="auto"/>
        <w:jc w:val="both"/>
        <w:rPr>
          <w:rFonts w:cs="Arial"/>
          <w:lang w:val="es-ES"/>
        </w:rPr>
      </w:pPr>
      <w:r w:rsidRPr="00191070">
        <w:rPr>
          <w:rFonts w:cs="Arial"/>
          <w:lang w:val="es-ES"/>
        </w:rPr>
        <w:t>Entrada: Pedido: 12345, Estado actual: Pendiente, Nuevo estado: Confirmado</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"Actualizar estado"</w:t>
      </w:r>
    </w:p>
    <w:p w:rsidR="00B64B52" w:rsidRPr="00191070" w:rsidRDefault="00B64B52" w:rsidP="00B55342">
      <w:pPr>
        <w:spacing w:line="360" w:lineRule="auto"/>
        <w:jc w:val="both"/>
        <w:rPr>
          <w:rFonts w:cs="Arial"/>
          <w:lang w:val="es-ES"/>
        </w:rPr>
      </w:pPr>
      <w:r w:rsidRPr="00191070">
        <w:rPr>
          <w:rFonts w:cs="Arial"/>
          <w:lang w:val="es-ES"/>
        </w:rPr>
        <w:t>Resultado esperado: Estado actualizado + mensaje "Estado del pedido modificado correctamente"</w:t>
      </w:r>
    </w:p>
    <w:p w:rsidR="00B64B52" w:rsidRPr="009D6A0C" w:rsidRDefault="00B64B52" w:rsidP="00B55342">
      <w:pPr>
        <w:spacing w:line="360" w:lineRule="auto"/>
        <w:jc w:val="both"/>
        <w:rPr>
          <w:rFonts w:cs="Arial"/>
          <w:lang w:val="es-ES"/>
        </w:rPr>
      </w:pPr>
      <w:r w:rsidRPr="009D6A0C">
        <w:rPr>
          <w:rStyle w:val="Textoennegrita"/>
          <w:rFonts w:cs="Arial"/>
          <w:lang w:val="es-ES"/>
        </w:rPr>
        <w:t>Caso 2: Pedido no existente</w:t>
      </w:r>
    </w:p>
    <w:p w:rsidR="00B64B52" w:rsidRPr="009D6A0C" w:rsidRDefault="00B64B52" w:rsidP="00B55342">
      <w:pPr>
        <w:spacing w:line="360" w:lineRule="auto"/>
        <w:jc w:val="both"/>
        <w:rPr>
          <w:rFonts w:cs="Arial"/>
          <w:lang w:val="es-ES"/>
        </w:rPr>
      </w:pPr>
      <w:r w:rsidRPr="009D6A0C">
        <w:rPr>
          <w:rFonts w:cs="Arial"/>
          <w:lang w:val="es-ES"/>
        </w:rPr>
        <w:t>Entrada: Pedido: 99999, Nuevo estado: Enviado</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"Actualizar estado"</w:t>
      </w:r>
    </w:p>
    <w:p w:rsidR="00B64B52" w:rsidRPr="00191070" w:rsidRDefault="00B64B52" w:rsidP="00B55342">
      <w:pPr>
        <w:spacing w:line="360" w:lineRule="auto"/>
        <w:jc w:val="both"/>
        <w:rPr>
          <w:rFonts w:cs="Arial"/>
          <w:lang w:val="es-ES"/>
        </w:rPr>
      </w:pPr>
      <w:r w:rsidRPr="00191070">
        <w:rPr>
          <w:rFonts w:cs="Arial"/>
          <w:lang w:val="es-ES"/>
        </w:rPr>
        <w:t>Resultado esperado: Mensaje "Pedido no encontrado" + estado no modificado</w:t>
      </w:r>
    </w:p>
    <w:p w:rsidR="00B64B52" w:rsidRPr="00191070" w:rsidRDefault="008202A4" w:rsidP="00B55342">
      <w:pPr>
        <w:spacing w:line="360" w:lineRule="auto"/>
        <w:jc w:val="both"/>
        <w:rPr>
          <w:rFonts w:cs="Arial"/>
          <w:szCs w:val="24"/>
        </w:rPr>
      </w:pPr>
      <w:r>
        <w:rPr>
          <w:rFonts w:cs="Arial"/>
          <w:szCs w:val="24"/>
        </w:rPr>
        <w:pict>
          <v:rect id="_x0000_i1053" style="width:0;height:1.5pt" o:hralign="center" o:hrstd="t" o:hr="t" fillcolor="#a0a0a0" stroked="f"/>
        </w:pict>
      </w:r>
    </w:p>
    <w:p w:rsidR="00B64B52" w:rsidRPr="00191070" w:rsidRDefault="00B64B52" w:rsidP="00B55342">
      <w:pPr>
        <w:spacing w:line="360" w:lineRule="auto"/>
        <w:jc w:val="both"/>
        <w:rPr>
          <w:rFonts w:cs="Arial"/>
          <w:lang w:val="es-ES"/>
        </w:rPr>
      </w:pPr>
      <w:bookmarkStart w:id="68" w:name="_Toc213227165"/>
      <w:r w:rsidRPr="00191070">
        <w:rPr>
          <w:rFonts w:cs="Arial"/>
          <w:lang w:val="es-ES"/>
        </w:rPr>
        <w:t>Requisito: "Registrar pago"</w:t>
      </w:r>
      <w:bookmarkEnd w:id="68"/>
    </w:p>
    <w:p w:rsidR="00B64B52" w:rsidRPr="00191070" w:rsidRDefault="00B64B52" w:rsidP="00B55342">
      <w:pPr>
        <w:spacing w:line="360" w:lineRule="auto"/>
        <w:jc w:val="both"/>
        <w:rPr>
          <w:rFonts w:cs="Arial"/>
          <w:lang w:val="es-ES"/>
        </w:rPr>
      </w:pPr>
      <w:r w:rsidRPr="00191070">
        <w:rPr>
          <w:rStyle w:val="Textoennegrita"/>
          <w:rFonts w:cs="Arial"/>
          <w:lang w:val="es-ES"/>
        </w:rPr>
        <w:t>Caso 1: Pago total exitoso</w:t>
      </w:r>
    </w:p>
    <w:p w:rsidR="00B64B52" w:rsidRPr="00191070" w:rsidRDefault="00B64B52" w:rsidP="00B55342">
      <w:pPr>
        <w:spacing w:line="360" w:lineRule="auto"/>
        <w:jc w:val="both"/>
        <w:rPr>
          <w:rFonts w:cs="Arial"/>
          <w:lang w:val="es-ES"/>
        </w:rPr>
      </w:pPr>
      <w:r w:rsidRPr="00191070">
        <w:rPr>
          <w:rFonts w:cs="Arial"/>
          <w:lang w:val="es-ES"/>
        </w:rPr>
        <w:t>Entrada: Pedido: 12345, Monto: 500 USD, Forma de pago: Transferencia</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"Registrar pago"</w:t>
      </w:r>
    </w:p>
    <w:p w:rsidR="00B64B52" w:rsidRPr="00191070" w:rsidRDefault="00B64B52" w:rsidP="00B55342">
      <w:pPr>
        <w:spacing w:line="360" w:lineRule="auto"/>
        <w:jc w:val="both"/>
        <w:rPr>
          <w:rFonts w:cs="Arial"/>
          <w:lang w:val="es-ES"/>
        </w:rPr>
      </w:pPr>
      <w:r w:rsidRPr="00191070">
        <w:rPr>
          <w:rFonts w:cs="Arial"/>
          <w:lang w:val="es-ES"/>
        </w:rPr>
        <w:t>Resultado esperado: Estado del pedido cambia a "Pagado" + recibo generado + mensaje "Pago registrado correctamente"</w:t>
      </w:r>
    </w:p>
    <w:p w:rsidR="00B64B52" w:rsidRPr="009D6A0C" w:rsidRDefault="00B64B52" w:rsidP="00B55342">
      <w:pPr>
        <w:spacing w:line="360" w:lineRule="auto"/>
        <w:jc w:val="both"/>
        <w:rPr>
          <w:rFonts w:cs="Arial"/>
          <w:lang w:val="es-ES"/>
        </w:rPr>
      </w:pPr>
      <w:r w:rsidRPr="009D6A0C">
        <w:rPr>
          <w:rStyle w:val="Textoennegrita"/>
          <w:rFonts w:cs="Arial"/>
          <w:lang w:val="es-ES"/>
        </w:rPr>
        <w:t>Caso 2: Pago parcial</w:t>
      </w:r>
    </w:p>
    <w:p w:rsidR="00B64B52" w:rsidRPr="00191070" w:rsidRDefault="00B64B52" w:rsidP="00B55342">
      <w:pPr>
        <w:spacing w:line="360" w:lineRule="auto"/>
        <w:jc w:val="both"/>
        <w:rPr>
          <w:rFonts w:cs="Arial"/>
          <w:lang w:val="es-ES"/>
        </w:rPr>
      </w:pPr>
      <w:r w:rsidRPr="00191070">
        <w:rPr>
          <w:rFonts w:cs="Arial"/>
          <w:lang w:val="es-ES"/>
        </w:rPr>
        <w:t>Entrada: Pedido: 12346, Monto: 200 USD de 500 USD, Forma de pago: Tarjeta</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"Registrar pago"</w:t>
      </w:r>
    </w:p>
    <w:p w:rsidR="00B64B52" w:rsidRPr="00191070" w:rsidRDefault="00B64B52" w:rsidP="00B55342">
      <w:pPr>
        <w:spacing w:line="360" w:lineRule="auto"/>
        <w:jc w:val="both"/>
        <w:rPr>
          <w:rFonts w:cs="Arial"/>
          <w:lang w:val="es-ES"/>
        </w:rPr>
      </w:pPr>
      <w:r w:rsidRPr="00191070">
        <w:rPr>
          <w:rFonts w:cs="Arial"/>
          <w:lang w:val="es-ES"/>
        </w:rPr>
        <w:lastRenderedPageBreak/>
        <w:t>Resultado esperado: Estado del pedido cambia a "Pago parcial" + mensaje "Pago parcial registrado correctamente"</w:t>
      </w:r>
    </w:p>
    <w:p w:rsidR="00B64B52" w:rsidRPr="009D6A0C" w:rsidRDefault="00B64B52" w:rsidP="00B55342">
      <w:pPr>
        <w:spacing w:line="360" w:lineRule="auto"/>
        <w:jc w:val="both"/>
        <w:rPr>
          <w:rFonts w:cs="Arial"/>
          <w:lang w:val="es-ES"/>
        </w:rPr>
      </w:pPr>
      <w:r w:rsidRPr="009D6A0C">
        <w:rPr>
          <w:rStyle w:val="Textoennegrita"/>
          <w:rFonts w:cs="Arial"/>
          <w:lang w:val="es-ES"/>
        </w:rPr>
        <w:t>Caso 3: Pedido no existente</w:t>
      </w:r>
    </w:p>
    <w:p w:rsidR="00B64B52" w:rsidRPr="009D6A0C" w:rsidRDefault="00B64B52" w:rsidP="00B55342">
      <w:pPr>
        <w:spacing w:line="360" w:lineRule="auto"/>
        <w:jc w:val="both"/>
        <w:rPr>
          <w:rFonts w:cs="Arial"/>
          <w:lang w:val="es-ES"/>
        </w:rPr>
      </w:pPr>
      <w:r w:rsidRPr="009D6A0C">
        <w:rPr>
          <w:rFonts w:cs="Arial"/>
          <w:lang w:val="es-ES"/>
        </w:rPr>
        <w:t>Entrada: Pedido: 99999, Monto: 100 USD</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"Registrar pago"</w:t>
      </w:r>
    </w:p>
    <w:p w:rsidR="00B64B52" w:rsidRPr="00191070" w:rsidRDefault="00B64B52" w:rsidP="00B55342">
      <w:pPr>
        <w:spacing w:line="360" w:lineRule="auto"/>
        <w:jc w:val="both"/>
        <w:rPr>
          <w:rFonts w:cs="Arial"/>
          <w:lang w:val="es-ES"/>
        </w:rPr>
      </w:pPr>
      <w:r w:rsidRPr="00191070">
        <w:rPr>
          <w:rFonts w:cs="Arial"/>
          <w:lang w:val="es-ES"/>
        </w:rPr>
        <w:t>Resultado esperado: Mensaje "Pedido no encontrado" + pago no registrado</w:t>
      </w:r>
    </w:p>
    <w:p w:rsidR="00B64B52" w:rsidRPr="00191070" w:rsidRDefault="008202A4" w:rsidP="00B55342">
      <w:pPr>
        <w:spacing w:line="360" w:lineRule="auto"/>
        <w:jc w:val="both"/>
        <w:rPr>
          <w:rFonts w:cs="Arial"/>
          <w:szCs w:val="24"/>
        </w:rPr>
      </w:pPr>
      <w:r>
        <w:rPr>
          <w:rFonts w:cs="Arial"/>
          <w:szCs w:val="24"/>
        </w:rPr>
        <w:pict>
          <v:rect id="_x0000_i1054" style="width:0;height:1.5pt" o:hralign="center" o:hrstd="t" o:hr="t" fillcolor="#a0a0a0" stroked="f"/>
        </w:pict>
      </w:r>
    </w:p>
    <w:p w:rsidR="00B64B52" w:rsidRPr="00191070" w:rsidRDefault="00B64B52" w:rsidP="00B55342">
      <w:pPr>
        <w:spacing w:line="360" w:lineRule="auto"/>
        <w:jc w:val="both"/>
        <w:rPr>
          <w:rFonts w:cs="Arial"/>
          <w:lang w:val="es-ES"/>
        </w:rPr>
      </w:pPr>
      <w:bookmarkStart w:id="69" w:name="_Toc213227166"/>
      <w:r w:rsidRPr="00191070">
        <w:rPr>
          <w:rFonts w:cs="Arial"/>
          <w:lang w:val="es-ES"/>
        </w:rPr>
        <w:t>Requisito: "Pagar fraccionados / abonos"</w:t>
      </w:r>
      <w:bookmarkEnd w:id="69"/>
    </w:p>
    <w:p w:rsidR="00B64B52" w:rsidRPr="00191070" w:rsidRDefault="00B64B52" w:rsidP="00B55342">
      <w:pPr>
        <w:spacing w:line="360" w:lineRule="auto"/>
        <w:jc w:val="both"/>
        <w:rPr>
          <w:rFonts w:cs="Arial"/>
          <w:lang w:val="es-ES"/>
        </w:rPr>
      </w:pPr>
      <w:r w:rsidRPr="00191070">
        <w:rPr>
          <w:rStyle w:val="Textoennegrita"/>
          <w:rFonts w:cs="Arial"/>
          <w:lang w:val="es-ES"/>
        </w:rPr>
        <w:t>Caso 1: Registro de primer abono</w:t>
      </w:r>
    </w:p>
    <w:p w:rsidR="00B64B52" w:rsidRPr="009D6A0C" w:rsidRDefault="00B64B52" w:rsidP="00B55342">
      <w:pPr>
        <w:spacing w:line="360" w:lineRule="auto"/>
        <w:jc w:val="both"/>
        <w:rPr>
          <w:rFonts w:cs="Arial"/>
          <w:lang w:val="es-ES"/>
        </w:rPr>
      </w:pPr>
      <w:r w:rsidRPr="009D6A0C">
        <w:rPr>
          <w:rFonts w:cs="Arial"/>
          <w:lang w:val="es-ES"/>
        </w:rPr>
        <w:t>Entrada: Pedido: 12347, Monto: 200 USD</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"Registrar abono"</w:t>
      </w:r>
    </w:p>
    <w:p w:rsidR="00B64B52" w:rsidRPr="00191070" w:rsidRDefault="00B64B52" w:rsidP="00B55342">
      <w:pPr>
        <w:spacing w:line="360" w:lineRule="auto"/>
        <w:jc w:val="both"/>
        <w:rPr>
          <w:rFonts w:cs="Arial"/>
          <w:lang w:val="es-ES"/>
        </w:rPr>
      </w:pPr>
      <w:r w:rsidRPr="00191070">
        <w:rPr>
          <w:rFonts w:cs="Arial"/>
          <w:lang w:val="es-ES"/>
        </w:rPr>
        <w:t>Resultado esperado: Abono registrado + saldo pendiente actualizado + mensaje "Abono registrado correctamente"</w:t>
      </w:r>
    </w:p>
    <w:p w:rsidR="00B64B52" w:rsidRPr="009D6A0C" w:rsidRDefault="00B64B52" w:rsidP="00B55342">
      <w:pPr>
        <w:spacing w:line="360" w:lineRule="auto"/>
        <w:jc w:val="both"/>
        <w:rPr>
          <w:rFonts w:cs="Arial"/>
          <w:lang w:val="es-ES"/>
        </w:rPr>
      </w:pPr>
      <w:r w:rsidRPr="009D6A0C">
        <w:rPr>
          <w:rStyle w:val="Textoennegrita"/>
          <w:rFonts w:cs="Arial"/>
          <w:lang w:val="es-ES"/>
        </w:rPr>
        <w:t>Caso 2: Registro de segundo abono</w:t>
      </w:r>
    </w:p>
    <w:p w:rsidR="00B64B52" w:rsidRPr="009D6A0C" w:rsidRDefault="00B64B52" w:rsidP="00B55342">
      <w:pPr>
        <w:spacing w:line="360" w:lineRule="auto"/>
        <w:jc w:val="both"/>
        <w:rPr>
          <w:rFonts w:cs="Arial"/>
          <w:lang w:val="es-ES"/>
        </w:rPr>
      </w:pPr>
      <w:r w:rsidRPr="009D6A0C">
        <w:rPr>
          <w:rFonts w:cs="Arial"/>
          <w:lang w:val="es-ES"/>
        </w:rPr>
        <w:t>Entrada: Pedido: 12347, Monto: 300 USD</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"Registrar abono"</w:t>
      </w:r>
    </w:p>
    <w:p w:rsidR="00B64B52" w:rsidRPr="00191070" w:rsidRDefault="00B64B52" w:rsidP="00B55342">
      <w:pPr>
        <w:spacing w:line="360" w:lineRule="auto"/>
        <w:jc w:val="both"/>
        <w:rPr>
          <w:rFonts w:cs="Arial"/>
          <w:lang w:val="es-ES"/>
        </w:rPr>
      </w:pPr>
      <w:r w:rsidRPr="00191070">
        <w:rPr>
          <w:rFonts w:cs="Arial"/>
          <w:lang w:val="es-ES"/>
        </w:rPr>
        <w:t>Resultado esperado: Pedido marcado como "Pagado" + mensaje "Pago completado con éxito"</w:t>
      </w:r>
    </w:p>
    <w:p w:rsidR="00B64B52" w:rsidRPr="009D6A0C" w:rsidRDefault="00B64B52" w:rsidP="00B55342">
      <w:pPr>
        <w:spacing w:line="360" w:lineRule="auto"/>
        <w:jc w:val="both"/>
        <w:rPr>
          <w:rFonts w:cs="Arial"/>
          <w:lang w:val="es-ES"/>
        </w:rPr>
      </w:pPr>
      <w:r w:rsidRPr="009D6A0C">
        <w:rPr>
          <w:rStyle w:val="Textoennegrita"/>
          <w:rFonts w:cs="Arial"/>
          <w:lang w:val="es-ES"/>
        </w:rPr>
        <w:t>Caso 3: Abono mayor al saldo</w:t>
      </w:r>
    </w:p>
    <w:p w:rsidR="00B64B52" w:rsidRPr="00191070" w:rsidRDefault="00B64B52" w:rsidP="00B55342">
      <w:pPr>
        <w:spacing w:line="360" w:lineRule="auto"/>
        <w:jc w:val="both"/>
        <w:rPr>
          <w:rFonts w:cs="Arial"/>
          <w:lang w:val="es-ES"/>
        </w:rPr>
      </w:pPr>
      <w:r w:rsidRPr="00191070">
        <w:rPr>
          <w:rFonts w:cs="Arial"/>
          <w:lang w:val="es-ES"/>
        </w:rPr>
        <w:t>Entrada: Pedido: 12348, Monto: 600 USD (saldo pendiente: 500 USD)</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"Registrar abono"</w:t>
      </w:r>
    </w:p>
    <w:p w:rsidR="00B64B52" w:rsidRPr="00191070" w:rsidRDefault="00B64B52" w:rsidP="00B55342">
      <w:pPr>
        <w:spacing w:line="360" w:lineRule="auto"/>
        <w:jc w:val="both"/>
        <w:rPr>
          <w:rFonts w:cs="Arial"/>
          <w:lang w:val="es-ES"/>
        </w:rPr>
      </w:pPr>
      <w:r w:rsidRPr="00191070">
        <w:rPr>
          <w:rFonts w:cs="Arial"/>
          <w:lang w:val="es-ES"/>
        </w:rPr>
        <w:lastRenderedPageBreak/>
        <w:t>Resultado esperado: Mensaje "El monto excede el saldo pendiente" + abono no registrado</w:t>
      </w:r>
    </w:p>
    <w:p w:rsidR="00B64B52" w:rsidRPr="00191070" w:rsidRDefault="008202A4" w:rsidP="00B55342">
      <w:pPr>
        <w:spacing w:line="360" w:lineRule="auto"/>
        <w:jc w:val="both"/>
        <w:rPr>
          <w:rFonts w:cs="Arial"/>
          <w:szCs w:val="24"/>
        </w:rPr>
      </w:pPr>
      <w:r>
        <w:rPr>
          <w:rFonts w:cs="Arial"/>
          <w:szCs w:val="24"/>
        </w:rPr>
        <w:pict>
          <v:rect id="_x0000_i1055" style="width:0;height:1.5pt" o:hralign="center" o:hrstd="t" o:hr="t" fillcolor="#a0a0a0" stroked="f"/>
        </w:pict>
      </w:r>
    </w:p>
    <w:p w:rsidR="00B64B52" w:rsidRPr="00191070" w:rsidRDefault="00B64B52" w:rsidP="00B55342">
      <w:pPr>
        <w:spacing w:line="360" w:lineRule="auto"/>
        <w:jc w:val="both"/>
        <w:rPr>
          <w:rFonts w:cs="Arial"/>
          <w:lang w:val="es-ES"/>
        </w:rPr>
      </w:pPr>
      <w:bookmarkStart w:id="70" w:name="_Toc213227167"/>
      <w:r w:rsidRPr="00191070">
        <w:rPr>
          <w:rFonts w:cs="Arial"/>
          <w:lang w:val="es-ES"/>
        </w:rPr>
        <w:t>Requisito: "Verificar automáticamente pagos"</w:t>
      </w:r>
      <w:bookmarkEnd w:id="70"/>
    </w:p>
    <w:p w:rsidR="00B64B52" w:rsidRPr="00191070" w:rsidRDefault="00B64B52" w:rsidP="00B55342">
      <w:pPr>
        <w:spacing w:line="360" w:lineRule="auto"/>
        <w:jc w:val="both"/>
        <w:rPr>
          <w:rFonts w:cs="Arial"/>
          <w:lang w:val="es-ES"/>
        </w:rPr>
      </w:pPr>
      <w:r w:rsidRPr="00191070">
        <w:rPr>
          <w:rStyle w:val="Textoennegrita"/>
          <w:rFonts w:cs="Arial"/>
          <w:lang w:val="es-ES"/>
        </w:rPr>
        <w:t>Caso 1: Pago total confirmado automáticamente</w:t>
      </w:r>
    </w:p>
    <w:p w:rsidR="00B64B52" w:rsidRPr="009D6A0C" w:rsidRDefault="00B64B52" w:rsidP="00B55342">
      <w:pPr>
        <w:spacing w:line="360" w:lineRule="auto"/>
        <w:jc w:val="both"/>
        <w:rPr>
          <w:rFonts w:cs="Arial"/>
          <w:lang w:val="es-ES"/>
        </w:rPr>
      </w:pPr>
      <w:r w:rsidRPr="009D6A0C">
        <w:rPr>
          <w:rFonts w:cs="Arial"/>
          <w:lang w:val="es-ES"/>
        </w:rPr>
        <w:t>Entrada: Pedido: 12345, Pago recibido: 500 USD</w:t>
      </w:r>
    </w:p>
    <w:p w:rsidR="00B64B52" w:rsidRPr="009D6A0C" w:rsidRDefault="00B64B52" w:rsidP="00B55342">
      <w:pPr>
        <w:spacing w:line="360" w:lineRule="auto"/>
        <w:jc w:val="both"/>
        <w:rPr>
          <w:rFonts w:cs="Arial"/>
          <w:lang w:val="es-ES"/>
        </w:rPr>
      </w:pPr>
      <w:r w:rsidRPr="009D6A0C">
        <w:rPr>
          <w:rFonts w:cs="Arial"/>
          <w:lang w:val="es-ES"/>
        </w:rPr>
        <w:t>Acción: Sistema valida automáticamente</w:t>
      </w:r>
    </w:p>
    <w:p w:rsidR="00B64B52" w:rsidRPr="00191070" w:rsidRDefault="00B64B52" w:rsidP="00B55342">
      <w:pPr>
        <w:spacing w:line="360" w:lineRule="auto"/>
        <w:jc w:val="both"/>
        <w:rPr>
          <w:rFonts w:cs="Arial"/>
          <w:lang w:val="es-ES"/>
        </w:rPr>
      </w:pPr>
      <w:r w:rsidRPr="00191070">
        <w:rPr>
          <w:rFonts w:cs="Arial"/>
          <w:lang w:val="es-ES"/>
        </w:rPr>
        <w:t>Resultado esperado: Estado del pedido cambia a "Pagado" + mensaje "Pago verificado automáticamente"</w:t>
      </w:r>
    </w:p>
    <w:p w:rsidR="00B64B52" w:rsidRPr="009D6A0C" w:rsidRDefault="00B64B52" w:rsidP="00B55342">
      <w:pPr>
        <w:spacing w:line="360" w:lineRule="auto"/>
        <w:jc w:val="both"/>
        <w:rPr>
          <w:rFonts w:cs="Arial"/>
          <w:lang w:val="es-ES"/>
        </w:rPr>
      </w:pPr>
      <w:r w:rsidRPr="009D6A0C">
        <w:rPr>
          <w:rStyle w:val="Textoennegrita"/>
          <w:rFonts w:cs="Arial"/>
          <w:lang w:val="es-ES"/>
        </w:rPr>
        <w:t>Caso 2: Pago parcial recibido</w:t>
      </w:r>
    </w:p>
    <w:p w:rsidR="00B64B52" w:rsidRPr="00191070" w:rsidRDefault="00B64B52" w:rsidP="00B55342">
      <w:pPr>
        <w:spacing w:line="360" w:lineRule="auto"/>
        <w:jc w:val="both"/>
        <w:rPr>
          <w:rFonts w:cs="Arial"/>
          <w:lang w:val="es-ES"/>
        </w:rPr>
      </w:pPr>
      <w:r w:rsidRPr="00191070">
        <w:rPr>
          <w:rFonts w:cs="Arial"/>
          <w:lang w:val="es-ES"/>
        </w:rPr>
        <w:t>Entrada: Pedido: 12346, Pago recibido: 200 USD de 500 USD</w:t>
      </w:r>
    </w:p>
    <w:p w:rsidR="00B64B52" w:rsidRPr="009D6A0C" w:rsidRDefault="00B64B52" w:rsidP="00B55342">
      <w:pPr>
        <w:spacing w:line="360" w:lineRule="auto"/>
        <w:jc w:val="both"/>
        <w:rPr>
          <w:rFonts w:cs="Arial"/>
          <w:lang w:val="es-ES"/>
        </w:rPr>
      </w:pPr>
      <w:r w:rsidRPr="009D6A0C">
        <w:rPr>
          <w:rFonts w:cs="Arial"/>
          <w:lang w:val="es-ES"/>
        </w:rPr>
        <w:t>Acción: Sistema valida automáticamente</w:t>
      </w:r>
    </w:p>
    <w:p w:rsidR="00B64B52" w:rsidRPr="00191070" w:rsidRDefault="00B64B52" w:rsidP="00B55342">
      <w:pPr>
        <w:spacing w:line="360" w:lineRule="auto"/>
        <w:jc w:val="both"/>
        <w:rPr>
          <w:rFonts w:cs="Arial"/>
          <w:lang w:val="es-ES"/>
        </w:rPr>
      </w:pPr>
      <w:r w:rsidRPr="00191070">
        <w:rPr>
          <w:rFonts w:cs="Arial"/>
          <w:lang w:val="es-ES"/>
        </w:rPr>
        <w:t>Resultado esperado: Estado del pedido cambia a "Pago parcial" + mensaje "Pago parcial registrado automáticamente"</w:t>
      </w:r>
    </w:p>
    <w:p w:rsidR="00B64B52" w:rsidRPr="009D6A0C" w:rsidRDefault="00B64B52" w:rsidP="00B55342">
      <w:pPr>
        <w:spacing w:line="360" w:lineRule="auto"/>
        <w:jc w:val="both"/>
        <w:rPr>
          <w:rFonts w:cs="Arial"/>
          <w:lang w:val="es-ES"/>
        </w:rPr>
      </w:pPr>
      <w:r w:rsidRPr="009D6A0C">
        <w:rPr>
          <w:rStyle w:val="Textoennegrita"/>
          <w:rFonts w:cs="Arial"/>
          <w:lang w:val="es-ES"/>
        </w:rPr>
        <w:t>Caso 3: Pago no reconocido</w:t>
      </w:r>
    </w:p>
    <w:p w:rsidR="00B64B52" w:rsidRPr="009D6A0C" w:rsidRDefault="00B64B52" w:rsidP="00B55342">
      <w:pPr>
        <w:spacing w:line="360" w:lineRule="auto"/>
        <w:jc w:val="both"/>
        <w:rPr>
          <w:rFonts w:cs="Arial"/>
          <w:lang w:val="es-ES"/>
        </w:rPr>
      </w:pPr>
      <w:r w:rsidRPr="009D6A0C">
        <w:rPr>
          <w:rFonts w:cs="Arial"/>
          <w:lang w:val="es-ES"/>
        </w:rPr>
        <w:t>Entrada: Pago con referencia incorrecta</w:t>
      </w:r>
    </w:p>
    <w:p w:rsidR="00B64B52" w:rsidRPr="009D6A0C" w:rsidRDefault="00B64B52" w:rsidP="00B55342">
      <w:pPr>
        <w:spacing w:line="360" w:lineRule="auto"/>
        <w:jc w:val="both"/>
        <w:rPr>
          <w:rFonts w:cs="Arial"/>
          <w:lang w:val="es-ES"/>
        </w:rPr>
      </w:pPr>
      <w:r w:rsidRPr="009D6A0C">
        <w:rPr>
          <w:rFonts w:cs="Arial"/>
          <w:lang w:val="es-ES"/>
        </w:rPr>
        <w:t>Acción: Sistema valida automáticamente</w:t>
      </w:r>
    </w:p>
    <w:p w:rsidR="00B64B52" w:rsidRPr="00191070" w:rsidRDefault="00B64B52" w:rsidP="00B55342">
      <w:pPr>
        <w:spacing w:line="360" w:lineRule="auto"/>
        <w:jc w:val="both"/>
        <w:rPr>
          <w:rFonts w:cs="Arial"/>
          <w:lang w:val="es-ES"/>
        </w:rPr>
      </w:pPr>
      <w:r w:rsidRPr="00191070">
        <w:rPr>
          <w:rFonts w:cs="Arial"/>
          <w:lang w:val="es-ES"/>
        </w:rPr>
        <w:t>Resultado esperado: Mensaje "Pago no reconocido" + no se modifica estado del pedido</w:t>
      </w:r>
    </w:p>
    <w:p w:rsidR="00B64B52" w:rsidRPr="00191070" w:rsidRDefault="008202A4" w:rsidP="00B55342">
      <w:pPr>
        <w:spacing w:line="360" w:lineRule="auto"/>
        <w:jc w:val="both"/>
        <w:rPr>
          <w:rFonts w:cs="Arial"/>
          <w:szCs w:val="24"/>
        </w:rPr>
      </w:pPr>
      <w:r>
        <w:rPr>
          <w:rFonts w:cs="Arial"/>
          <w:szCs w:val="24"/>
        </w:rPr>
        <w:pict>
          <v:rect id="_x0000_i1056" style="width:0;height:1.5pt" o:hralign="center" o:hrstd="t" o:hr="t" fillcolor="#a0a0a0" stroked="f"/>
        </w:pict>
      </w:r>
    </w:p>
    <w:p w:rsidR="00B64B52" w:rsidRPr="00191070" w:rsidRDefault="00B64B52" w:rsidP="00B55342">
      <w:pPr>
        <w:spacing w:line="360" w:lineRule="auto"/>
        <w:jc w:val="both"/>
        <w:rPr>
          <w:rFonts w:cs="Arial"/>
          <w:lang w:val="es-ES"/>
        </w:rPr>
      </w:pPr>
      <w:bookmarkStart w:id="71" w:name="_Toc213227168"/>
      <w:r w:rsidRPr="00191070">
        <w:rPr>
          <w:rFonts w:cs="Arial"/>
          <w:lang w:val="es-ES"/>
        </w:rPr>
        <w:t>Requisito: "Generar recibo / comprobante de venta"</w:t>
      </w:r>
      <w:bookmarkEnd w:id="71"/>
    </w:p>
    <w:p w:rsidR="00B64B52" w:rsidRPr="009D6A0C" w:rsidRDefault="00B64B52" w:rsidP="00B55342">
      <w:pPr>
        <w:spacing w:line="360" w:lineRule="auto"/>
        <w:jc w:val="both"/>
        <w:rPr>
          <w:rFonts w:cs="Arial"/>
          <w:lang w:val="es-ES"/>
        </w:rPr>
      </w:pPr>
      <w:r w:rsidRPr="009D6A0C">
        <w:rPr>
          <w:rStyle w:val="Textoennegrita"/>
          <w:rFonts w:cs="Arial"/>
          <w:lang w:val="es-ES"/>
        </w:rPr>
        <w:t>Caso 1: Generación exitosa de recibo</w:t>
      </w:r>
    </w:p>
    <w:p w:rsidR="00B64B52" w:rsidRPr="009D6A0C" w:rsidRDefault="00B64B52" w:rsidP="00B55342">
      <w:pPr>
        <w:spacing w:line="360" w:lineRule="auto"/>
        <w:jc w:val="both"/>
        <w:rPr>
          <w:rFonts w:cs="Arial"/>
          <w:lang w:val="es-ES"/>
        </w:rPr>
      </w:pPr>
      <w:r w:rsidRPr="009D6A0C">
        <w:rPr>
          <w:rFonts w:cs="Arial"/>
          <w:lang w:val="es-ES"/>
        </w:rPr>
        <w:lastRenderedPageBreak/>
        <w:t>Entrada: Pedido pagado: 12345</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"Generar recibo"</w:t>
      </w:r>
    </w:p>
    <w:p w:rsidR="00B64B52" w:rsidRPr="00191070" w:rsidRDefault="00B64B52" w:rsidP="00B55342">
      <w:pPr>
        <w:spacing w:line="360" w:lineRule="auto"/>
        <w:jc w:val="both"/>
        <w:rPr>
          <w:rFonts w:cs="Arial"/>
          <w:lang w:val="es-ES"/>
        </w:rPr>
      </w:pPr>
      <w:r w:rsidRPr="00191070">
        <w:rPr>
          <w:rFonts w:cs="Arial"/>
          <w:lang w:val="es-ES"/>
        </w:rPr>
        <w:t>Resultado esperado: Recibo digital (PDF) generado + mensaje "Recibo emitido correctamente"</w:t>
      </w:r>
    </w:p>
    <w:p w:rsidR="00B64B52" w:rsidRPr="009D6A0C" w:rsidRDefault="00B64B52" w:rsidP="00B55342">
      <w:pPr>
        <w:spacing w:line="360" w:lineRule="auto"/>
        <w:jc w:val="both"/>
        <w:rPr>
          <w:rFonts w:cs="Arial"/>
          <w:lang w:val="es-ES"/>
        </w:rPr>
      </w:pPr>
      <w:r w:rsidRPr="009D6A0C">
        <w:rPr>
          <w:rStyle w:val="Textoennegrita"/>
          <w:rFonts w:cs="Arial"/>
          <w:lang w:val="es-ES"/>
        </w:rPr>
        <w:t>Caso 2: Pedido no pagado</w:t>
      </w:r>
    </w:p>
    <w:p w:rsidR="00B64B52" w:rsidRPr="009D6A0C" w:rsidRDefault="00B64B52" w:rsidP="00B55342">
      <w:pPr>
        <w:spacing w:line="360" w:lineRule="auto"/>
        <w:jc w:val="both"/>
        <w:rPr>
          <w:rFonts w:cs="Arial"/>
          <w:lang w:val="es-ES"/>
        </w:rPr>
      </w:pPr>
      <w:r w:rsidRPr="009D6A0C">
        <w:rPr>
          <w:rFonts w:cs="Arial"/>
          <w:lang w:val="es-ES"/>
        </w:rPr>
        <w:t>Entrada: Pedido: 12346, Estado: Pendiente</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"Generar recibo"</w:t>
      </w:r>
    </w:p>
    <w:p w:rsidR="00B64B52" w:rsidRPr="00191070" w:rsidRDefault="00B64B52" w:rsidP="00B55342">
      <w:pPr>
        <w:spacing w:line="360" w:lineRule="auto"/>
        <w:jc w:val="both"/>
        <w:rPr>
          <w:rFonts w:cs="Arial"/>
          <w:lang w:val="es-ES"/>
        </w:rPr>
      </w:pPr>
      <w:r w:rsidRPr="00191070">
        <w:rPr>
          <w:rFonts w:cs="Arial"/>
          <w:lang w:val="es-ES"/>
        </w:rPr>
        <w:t>Resultado esperado: Mensaje "No se puede generar recibo, pedido no pagado"</w:t>
      </w:r>
    </w:p>
    <w:p w:rsidR="00B64B52" w:rsidRPr="00191070" w:rsidRDefault="008202A4" w:rsidP="00B55342">
      <w:pPr>
        <w:spacing w:line="360" w:lineRule="auto"/>
        <w:jc w:val="both"/>
        <w:rPr>
          <w:rFonts w:cs="Arial"/>
          <w:szCs w:val="24"/>
        </w:rPr>
      </w:pPr>
      <w:r>
        <w:rPr>
          <w:rFonts w:cs="Arial"/>
          <w:szCs w:val="24"/>
        </w:rPr>
        <w:pict>
          <v:rect id="_x0000_i1057" style="width:0;height:1.5pt" o:hralign="center" o:hrstd="t" o:hr="t" fillcolor="#a0a0a0" stroked="f"/>
        </w:pict>
      </w:r>
    </w:p>
    <w:p w:rsidR="00B64B52" w:rsidRPr="00191070" w:rsidRDefault="00B64B52" w:rsidP="00B55342">
      <w:pPr>
        <w:spacing w:line="360" w:lineRule="auto"/>
        <w:jc w:val="both"/>
        <w:rPr>
          <w:rFonts w:cs="Arial"/>
          <w:lang w:val="es-ES"/>
        </w:rPr>
      </w:pPr>
      <w:bookmarkStart w:id="72" w:name="_Toc213227169"/>
      <w:r w:rsidRPr="00191070">
        <w:rPr>
          <w:rFonts w:cs="Arial"/>
          <w:lang w:val="es-ES"/>
        </w:rPr>
        <w:t>Requisito: "Emitir nota de crédito / reembolso"</w:t>
      </w:r>
      <w:bookmarkEnd w:id="72"/>
    </w:p>
    <w:p w:rsidR="00B64B52" w:rsidRPr="009D6A0C" w:rsidRDefault="00B64B52" w:rsidP="00B55342">
      <w:pPr>
        <w:spacing w:line="360" w:lineRule="auto"/>
        <w:jc w:val="both"/>
        <w:rPr>
          <w:rFonts w:cs="Arial"/>
          <w:lang w:val="es-ES"/>
        </w:rPr>
      </w:pPr>
      <w:r w:rsidRPr="009D6A0C">
        <w:rPr>
          <w:rStyle w:val="Textoennegrita"/>
          <w:rFonts w:cs="Arial"/>
          <w:lang w:val="es-ES"/>
        </w:rPr>
        <w:t>Caso 1: Reembolso exitoso</w:t>
      </w:r>
    </w:p>
    <w:p w:rsidR="00B64B52" w:rsidRPr="00191070" w:rsidRDefault="00B64B52" w:rsidP="00B55342">
      <w:pPr>
        <w:spacing w:line="360" w:lineRule="auto"/>
        <w:jc w:val="both"/>
        <w:rPr>
          <w:rFonts w:cs="Arial"/>
          <w:lang w:val="es-ES"/>
        </w:rPr>
      </w:pPr>
      <w:r w:rsidRPr="00191070">
        <w:rPr>
          <w:rFonts w:cs="Arial"/>
          <w:lang w:val="es-ES"/>
        </w:rPr>
        <w:t>Entrada: Pedido: 12347, Motivo: Devolución de producto</w:t>
      </w:r>
    </w:p>
    <w:p w:rsidR="00B64B52" w:rsidRPr="00191070" w:rsidRDefault="00B64B52" w:rsidP="00B55342">
      <w:pPr>
        <w:spacing w:line="360" w:lineRule="auto"/>
        <w:jc w:val="both"/>
        <w:rPr>
          <w:rFonts w:cs="Arial"/>
          <w:lang w:val="es-ES"/>
        </w:rPr>
      </w:pPr>
      <w:r w:rsidRPr="00191070">
        <w:rPr>
          <w:rFonts w:cs="Arial"/>
          <w:lang w:val="es-ES"/>
        </w:rPr>
        <w:t xml:space="preserve">Acción: </w:t>
      </w:r>
      <w:proofErr w:type="spellStart"/>
      <w:r w:rsidRPr="00191070">
        <w:rPr>
          <w:rFonts w:cs="Arial"/>
          <w:lang w:val="es-ES"/>
        </w:rPr>
        <w:t>Click</w:t>
      </w:r>
      <w:proofErr w:type="spellEnd"/>
      <w:r w:rsidRPr="00191070">
        <w:rPr>
          <w:rFonts w:cs="Arial"/>
          <w:lang w:val="es-ES"/>
        </w:rPr>
        <w:t xml:space="preserve"> "Emitir nota de crédito"</w:t>
      </w:r>
    </w:p>
    <w:p w:rsidR="00B64B52" w:rsidRPr="00191070" w:rsidRDefault="00B64B52" w:rsidP="00B55342">
      <w:pPr>
        <w:spacing w:line="360" w:lineRule="auto"/>
        <w:jc w:val="both"/>
        <w:rPr>
          <w:rFonts w:cs="Arial"/>
          <w:lang w:val="es-ES"/>
        </w:rPr>
      </w:pPr>
      <w:r w:rsidRPr="00191070">
        <w:rPr>
          <w:rFonts w:cs="Arial"/>
          <w:lang w:val="es-ES"/>
        </w:rPr>
        <w:t>Resultado esperado: Nota de crédito generada + saldo actualizado + mensaje "Reembolso emitido correctamente"</w:t>
      </w:r>
    </w:p>
    <w:p w:rsidR="00B64B52" w:rsidRPr="009D6A0C" w:rsidRDefault="00B64B52" w:rsidP="00B55342">
      <w:pPr>
        <w:spacing w:line="360" w:lineRule="auto"/>
        <w:jc w:val="both"/>
        <w:rPr>
          <w:rFonts w:cs="Arial"/>
          <w:lang w:val="es-ES"/>
        </w:rPr>
      </w:pPr>
      <w:r w:rsidRPr="009D6A0C">
        <w:rPr>
          <w:rStyle w:val="Textoennegrita"/>
          <w:rFonts w:cs="Arial"/>
          <w:lang w:val="es-ES"/>
        </w:rPr>
        <w:t>Caso 2: Pedido no existente</w:t>
      </w:r>
    </w:p>
    <w:p w:rsidR="00B64B52" w:rsidRPr="009D6A0C" w:rsidRDefault="00B64B52" w:rsidP="00B55342">
      <w:pPr>
        <w:spacing w:line="360" w:lineRule="auto"/>
        <w:jc w:val="both"/>
        <w:rPr>
          <w:rFonts w:cs="Arial"/>
          <w:lang w:val="es-ES"/>
        </w:rPr>
      </w:pPr>
      <w:r w:rsidRPr="009D6A0C">
        <w:rPr>
          <w:rFonts w:cs="Arial"/>
          <w:lang w:val="es-ES"/>
        </w:rPr>
        <w:t>Entrada: Pedido: 99999</w:t>
      </w:r>
    </w:p>
    <w:p w:rsidR="00B64B52" w:rsidRPr="00191070" w:rsidRDefault="00B64B52" w:rsidP="00B55342">
      <w:pPr>
        <w:spacing w:line="360" w:lineRule="auto"/>
        <w:jc w:val="both"/>
        <w:rPr>
          <w:rFonts w:cs="Arial"/>
          <w:lang w:val="es-ES"/>
        </w:rPr>
      </w:pPr>
      <w:r w:rsidRPr="00191070">
        <w:rPr>
          <w:rFonts w:cs="Arial"/>
          <w:lang w:val="es-ES"/>
        </w:rPr>
        <w:t xml:space="preserve">Acción: </w:t>
      </w:r>
      <w:proofErr w:type="spellStart"/>
      <w:r w:rsidRPr="00191070">
        <w:rPr>
          <w:rFonts w:cs="Arial"/>
          <w:lang w:val="es-ES"/>
        </w:rPr>
        <w:t>Click</w:t>
      </w:r>
      <w:proofErr w:type="spellEnd"/>
      <w:r w:rsidRPr="00191070">
        <w:rPr>
          <w:rFonts w:cs="Arial"/>
          <w:lang w:val="es-ES"/>
        </w:rPr>
        <w:t xml:space="preserve"> "Emitir nota de crédito"</w:t>
      </w:r>
    </w:p>
    <w:p w:rsidR="00B64B52" w:rsidRPr="00191070" w:rsidRDefault="00B64B52" w:rsidP="00B55342">
      <w:pPr>
        <w:spacing w:line="360" w:lineRule="auto"/>
        <w:jc w:val="both"/>
        <w:rPr>
          <w:rFonts w:cs="Arial"/>
          <w:lang w:val="es-ES"/>
        </w:rPr>
      </w:pPr>
      <w:r w:rsidRPr="00191070">
        <w:rPr>
          <w:rFonts w:cs="Arial"/>
          <w:lang w:val="es-ES"/>
        </w:rPr>
        <w:t>Resultado esperado: Mensaje "Pedido no encontrado" + nota no emitida</w:t>
      </w:r>
    </w:p>
    <w:p w:rsidR="00B64B52" w:rsidRPr="00191070" w:rsidRDefault="008202A4" w:rsidP="00B55342">
      <w:pPr>
        <w:spacing w:line="360" w:lineRule="auto"/>
        <w:jc w:val="both"/>
        <w:rPr>
          <w:rFonts w:cs="Arial"/>
          <w:szCs w:val="24"/>
        </w:rPr>
      </w:pPr>
      <w:r>
        <w:rPr>
          <w:rFonts w:cs="Arial"/>
          <w:szCs w:val="24"/>
        </w:rPr>
        <w:pict>
          <v:rect id="_x0000_i1058" style="width:0;height:1.5pt" o:hralign="center" o:hrstd="t" o:hr="t" fillcolor="#a0a0a0" stroked="f"/>
        </w:pict>
      </w:r>
    </w:p>
    <w:p w:rsidR="00B64B52" w:rsidRPr="00191070" w:rsidRDefault="00B64B52" w:rsidP="00B55342">
      <w:pPr>
        <w:spacing w:line="360" w:lineRule="auto"/>
        <w:jc w:val="both"/>
        <w:rPr>
          <w:rFonts w:cs="Arial"/>
          <w:lang w:val="es-ES"/>
        </w:rPr>
      </w:pPr>
      <w:bookmarkStart w:id="73" w:name="_Toc213227170"/>
      <w:r w:rsidRPr="00191070">
        <w:rPr>
          <w:rFonts w:cs="Arial"/>
          <w:lang w:val="es-ES"/>
        </w:rPr>
        <w:t>Requisito: "Crear registro de envío"</w:t>
      </w:r>
      <w:bookmarkEnd w:id="73"/>
    </w:p>
    <w:p w:rsidR="00B64B52" w:rsidRPr="009D6A0C" w:rsidRDefault="00B64B52" w:rsidP="00B55342">
      <w:pPr>
        <w:spacing w:line="360" w:lineRule="auto"/>
        <w:jc w:val="both"/>
        <w:rPr>
          <w:rFonts w:cs="Arial"/>
          <w:lang w:val="es-ES"/>
        </w:rPr>
      </w:pPr>
      <w:r w:rsidRPr="009D6A0C">
        <w:rPr>
          <w:rStyle w:val="Textoennegrita"/>
          <w:rFonts w:cs="Arial"/>
          <w:lang w:val="es-ES"/>
        </w:rPr>
        <w:lastRenderedPageBreak/>
        <w:t>Caso 1: Registro exitoso</w:t>
      </w:r>
    </w:p>
    <w:p w:rsidR="00B64B52" w:rsidRPr="00191070" w:rsidRDefault="00B64B52" w:rsidP="00B55342">
      <w:pPr>
        <w:spacing w:line="360" w:lineRule="auto"/>
        <w:jc w:val="both"/>
        <w:rPr>
          <w:rFonts w:cs="Arial"/>
          <w:lang w:val="es-ES"/>
        </w:rPr>
      </w:pPr>
      <w:r w:rsidRPr="00191070">
        <w:rPr>
          <w:rFonts w:cs="Arial"/>
          <w:lang w:val="es-ES"/>
        </w:rPr>
        <w:t>Entrada: Pedido: 12345, Transportista: DHL, Número de guía: 987654321, Fecha: 04/11/2025</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"Registrar envío"</w:t>
      </w:r>
    </w:p>
    <w:p w:rsidR="00B64B52" w:rsidRPr="00191070" w:rsidRDefault="00B64B52" w:rsidP="00B55342">
      <w:pPr>
        <w:spacing w:line="360" w:lineRule="auto"/>
        <w:jc w:val="both"/>
        <w:rPr>
          <w:rFonts w:cs="Arial"/>
          <w:lang w:val="es-ES"/>
        </w:rPr>
      </w:pPr>
      <w:r w:rsidRPr="00191070">
        <w:rPr>
          <w:rFonts w:cs="Arial"/>
          <w:lang w:val="es-ES"/>
        </w:rPr>
        <w:t>Resultado esperado: Envío registrado + mensaje "Registro de envío creado correctamente"</w:t>
      </w:r>
    </w:p>
    <w:p w:rsidR="00B64B52" w:rsidRPr="009D6A0C" w:rsidRDefault="00B64B52" w:rsidP="00B55342">
      <w:pPr>
        <w:spacing w:line="360" w:lineRule="auto"/>
        <w:jc w:val="both"/>
        <w:rPr>
          <w:rFonts w:cs="Arial"/>
          <w:lang w:val="es-ES"/>
        </w:rPr>
      </w:pPr>
      <w:r w:rsidRPr="009D6A0C">
        <w:rPr>
          <w:rStyle w:val="Textoennegrita"/>
          <w:rFonts w:cs="Arial"/>
          <w:lang w:val="es-ES"/>
        </w:rPr>
        <w:t>Caso 2: Datos incompletos</w:t>
      </w:r>
    </w:p>
    <w:p w:rsidR="00B64B52" w:rsidRPr="009D6A0C" w:rsidRDefault="00B64B52" w:rsidP="00B55342">
      <w:pPr>
        <w:spacing w:line="360" w:lineRule="auto"/>
        <w:jc w:val="both"/>
        <w:rPr>
          <w:rFonts w:cs="Arial"/>
          <w:lang w:val="es-ES"/>
        </w:rPr>
      </w:pPr>
      <w:r w:rsidRPr="009D6A0C">
        <w:rPr>
          <w:rFonts w:cs="Arial"/>
          <w:lang w:val="es-ES"/>
        </w:rPr>
        <w:t>Entrada: Pedido: 12346, Transportista vacío</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"Registrar envío"</w:t>
      </w:r>
    </w:p>
    <w:p w:rsidR="00B64B52" w:rsidRPr="00191070" w:rsidRDefault="00B64B52" w:rsidP="00B55342">
      <w:pPr>
        <w:spacing w:line="360" w:lineRule="auto"/>
        <w:jc w:val="both"/>
        <w:rPr>
          <w:rFonts w:cs="Arial"/>
          <w:lang w:val="es-ES"/>
        </w:rPr>
      </w:pPr>
      <w:r w:rsidRPr="00191070">
        <w:rPr>
          <w:rFonts w:cs="Arial"/>
          <w:lang w:val="es-ES"/>
        </w:rPr>
        <w:t>Resultado esperado: Mensaje "Complete todos los campos obligatorios" + registro no creado</w:t>
      </w:r>
    </w:p>
    <w:p w:rsidR="00B64B52" w:rsidRPr="00191070" w:rsidRDefault="008202A4" w:rsidP="00B55342">
      <w:pPr>
        <w:spacing w:line="360" w:lineRule="auto"/>
        <w:jc w:val="both"/>
        <w:rPr>
          <w:rFonts w:cs="Arial"/>
          <w:szCs w:val="24"/>
        </w:rPr>
      </w:pPr>
      <w:r>
        <w:rPr>
          <w:rFonts w:cs="Arial"/>
          <w:szCs w:val="24"/>
        </w:rPr>
        <w:pict>
          <v:rect id="_x0000_i1059" style="width:0;height:1.5pt" o:hralign="center" o:hrstd="t" o:hr="t" fillcolor="#a0a0a0" stroked="f"/>
        </w:pict>
      </w:r>
    </w:p>
    <w:p w:rsidR="00B64B52" w:rsidRPr="00191070" w:rsidRDefault="00B64B52" w:rsidP="00B55342">
      <w:pPr>
        <w:spacing w:line="360" w:lineRule="auto"/>
        <w:jc w:val="both"/>
        <w:rPr>
          <w:rFonts w:cs="Arial"/>
          <w:lang w:val="es-ES"/>
        </w:rPr>
      </w:pPr>
      <w:bookmarkStart w:id="74" w:name="_Toc213227171"/>
      <w:r w:rsidRPr="00191070">
        <w:rPr>
          <w:rFonts w:cs="Arial"/>
          <w:lang w:val="es-ES"/>
        </w:rPr>
        <w:t>Requisito: "Confirmar entrega por cliente"</w:t>
      </w:r>
      <w:bookmarkEnd w:id="74"/>
    </w:p>
    <w:p w:rsidR="00B64B52" w:rsidRPr="009D6A0C" w:rsidRDefault="00B64B52" w:rsidP="00B55342">
      <w:pPr>
        <w:spacing w:line="360" w:lineRule="auto"/>
        <w:jc w:val="both"/>
        <w:rPr>
          <w:rFonts w:cs="Arial"/>
          <w:lang w:val="es-ES"/>
        </w:rPr>
      </w:pPr>
      <w:r w:rsidRPr="009D6A0C">
        <w:rPr>
          <w:rStyle w:val="Textoennegrita"/>
          <w:rFonts w:cs="Arial"/>
          <w:lang w:val="es-ES"/>
        </w:rPr>
        <w:t>Caso 1: Confirmación exitosa</w:t>
      </w:r>
    </w:p>
    <w:p w:rsidR="00B64B52" w:rsidRPr="009D6A0C" w:rsidRDefault="00B64B52" w:rsidP="00B55342">
      <w:pPr>
        <w:spacing w:line="360" w:lineRule="auto"/>
        <w:jc w:val="both"/>
        <w:rPr>
          <w:rFonts w:cs="Arial"/>
          <w:lang w:val="es-ES"/>
        </w:rPr>
      </w:pPr>
      <w:r w:rsidRPr="009D6A0C">
        <w:rPr>
          <w:rFonts w:cs="Arial"/>
          <w:lang w:val="es-ES"/>
        </w:rPr>
        <w:t>Entrada: Pedido: 12345, Cliente confirma recepción</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"Confirmar entrega"</w:t>
      </w:r>
    </w:p>
    <w:p w:rsidR="00B64B52" w:rsidRPr="00191070" w:rsidRDefault="00B64B52" w:rsidP="00B55342">
      <w:pPr>
        <w:spacing w:line="360" w:lineRule="auto"/>
        <w:jc w:val="both"/>
        <w:rPr>
          <w:rFonts w:cs="Arial"/>
          <w:lang w:val="es-ES"/>
        </w:rPr>
      </w:pPr>
      <w:r w:rsidRPr="00191070">
        <w:rPr>
          <w:rFonts w:cs="Arial"/>
          <w:lang w:val="es-ES"/>
        </w:rPr>
        <w:t>Resultado esperado: Estado del pedido cambia a "Entregado" + mensaje "Entrega confirmada"</w:t>
      </w:r>
    </w:p>
    <w:p w:rsidR="00B64B52" w:rsidRPr="009D6A0C" w:rsidRDefault="00B64B52" w:rsidP="00B55342">
      <w:pPr>
        <w:spacing w:line="360" w:lineRule="auto"/>
        <w:jc w:val="both"/>
        <w:rPr>
          <w:rFonts w:cs="Arial"/>
          <w:lang w:val="es-ES"/>
        </w:rPr>
      </w:pPr>
      <w:r w:rsidRPr="009D6A0C">
        <w:rPr>
          <w:rStyle w:val="Textoennegrita"/>
          <w:rFonts w:cs="Arial"/>
          <w:lang w:val="es-ES"/>
        </w:rPr>
        <w:t>Caso 2: Pedido no entregado aún</w:t>
      </w:r>
    </w:p>
    <w:p w:rsidR="00B64B52" w:rsidRPr="009D6A0C" w:rsidRDefault="00B64B52" w:rsidP="00B55342">
      <w:pPr>
        <w:spacing w:line="360" w:lineRule="auto"/>
        <w:jc w:val="both"/>
        <w:rPr>
          <w:rFonts w:cs="Arial"/>
          <w:lang w:val="es-ES"/>
        </w:rPr>
      </w:pPr>
      <w:r w:rsidRPr="009D6A0C">
        <w:rPr>
          <w:rFonts w:cs="Arial"/>
          <w:lang w:val="es-ES"/>
        </w:rPr>
        <w:t>Entrada: Pedido: 12346, Estado: Enviado</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"Confirmar entrega"</w:t>
      </w:r>
    </w:p>
    <w:p w:rsidR="00B64B52" w:rsidRPr="00191070" w:rsidRDefault="00B64B52" w:rsidP="00B55342">
      <w:pPr>
        <w:spacing w:line="360" w:lineRule="auto"/>
        <w:jc w:val="both"/>
        <w:rPr>
          <w:rFonts w:cs="Arial"/>
          <w:lang w:val="es-ES"/>
        </w:rPr>
      </w:pPr>
      <w:r w:rsidRPr="00191070">
        <w:rPr>
          <w:rFonts w:cs="Arial"/>
          <w:lang w:val="es-ES"/>
        </w:rPr>
        <w:t>Resultado esperado: Mensaje "No se puede confirmar, pedido aún no entregado"</w:t>
      </w:r>
    </w:p>
    <w:p w:rsidR="00B64B52" w:rsidRPr="00191070" w:rsidRDefault="00B64B52" w:rsidP="00B55342">
      <w:pPr>
        <w:spacing w:line="360" w:lineRule="auto"/>
        <w:jc w:val="both"/>
        <w:rPr>
          <w:rFonts w:eastAsia="Times New Roman" w:cs="Arial"/>
          <w:lang w:val="es-ES" w:eastAsia="en-US"/>
        </w:rPr>
      </w:pPr>
      <w:bookmarkStart w:id="75" w:name="_Toc213227172"/>
      <w:r w:rsidRPr="00191070">
        <w:rPr>
          <w:rFonts w:cs="Arial"/>
          <w:lang w:val="es-ES"/>
        </w:rPr>
        <w:lastRenderedPageBreak/>
        <w:t>Requisito: "Iniciar devolución"</w:t>
      </w:r>
      <w:bookmarkEnd w:id="75"/>
    </w:p>
    <w:p w:rsidR="00B64B52" w:rsidRPr="00191070" w:rsidRDefault="00B64B52" w:rsidP="00B55342">
      <w:pPr>
        <w:spacing w:line="360" w:lineRule="auto"/>
        <w:jc w:val="both"/>
        <w:rPr>
          <w:rFonts w:cs="Arial"/>
          <w:lang w:val="es-ES"/>
        </w:rPr>
      </w:pPr>
      <w:r w:rsidRPr="00191070">
        <w:rPr>
          <w:rStyle w:val="Textoennegrita"/>
          <w:rFonts w:cs="Arial"/>
          <w:lang w:val="es-ES"/>
        </w:rPr>
        <w:t>Caso 1: Solicitud de devolución exitosa</w:t>
      </w:r>
    </w:p>
    <w:p w:rsidR="00B64B52" w:rsidRPr="00191070" w:rsidRDefault="00B64B52" w:rsidP="00B55342">
      <w:pPr>
        <w:spacing w:line="360" w:lineRule="auto"/>
        <w:jc w:val="both"/>
        <w:rPr>
          <w:rFonts w:cs="Arial"/>
          <w:lang w:val="es-ES"/>
        </w:rPr>
      </w:pPr>
      <w:r w:rsidRPr="00191070">
        <w:rPr>
          <w:rFonts w:cs="Arial"/>
          <w:lang w:val="es-ES"/>
        </w:rPr>
        <w:t>Entrada: Pedido: 12345, Motivo: Producto dañado, Estado: Entregado</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"Iniciar devolución"</w:t>
      </w:r>
    </w:p>
    <w:p w:rsidR="00B64B52" w:rsidRPr="00191070" w:rsidRDefault="00B64B52" w:rsidP="00B55342">
      <w:pPr>
        <w:spacing w:line="360" w:lineRule="auto"/>
        <w:jc w:val="both"/>
        <w:rPr>
          <w:rFonts w:cs="Arial"/>
          <w:lang w:val="es-ES"/>
        </w:rPr>
      </w:pPr>
      <w:r w:rsidRPr="00191070">
        <w:rPr>
          <w:rFonts w:cs="Arial"/>
          <w:lang w:val="es-ES"/>
        </w:rPr>
        <w:t>Resultado esperado: Devolución registrada + mensaje "Solicitud de devolución creada correctamente"</w:t>
      </w:r>
    </w:p>
    <w:p w:rsidR="00B64B52" w:rsidRPr="009D6A0C" w:rsidRDefault="00B64B52" w:rsidP="00B55342">
      <w:pPr>
        <w:spacing w:line="360" w:lineRule="auto"/>
        <w:jc w:val="both"/>
        <w:rPr>
          <w:rFonts w:eastAsia="Times New Roman" w:cs="Arial"/>
          <w:lang w:val="es-ES" w:eastAsia="en-US"/>
        </w:rPr>
      </w:pPr>
      <w:r w:rsidRPr="00191070">
        <w:rPr>
          <w:rFonts w:cs="Arial"/>
          <w:lang w:val="es-ES"/>
        </w:rPr>
        <w:t xml:space="preserve"> </w:t>
      </w:r>
      <w:r w:rsidRPr="009D6A0C">
        <w:rPr>
          <w:rFonts w:cs="Arial"/>
          <w:lang w:val="es-ES"/>
        </w:rPr>
        <w:t>Caso 2: Pedido no entregado**</w:t>
      </w:r>
    </w:p>
    <w:p w:rsidR="00B64B52" w:rsidRPr="009D6A0C" w:rsidRDefault="00B64B52" w:rsidP="00B55342">
      <w:pPr>
        <w:spacing w:line="360" w:lineRule="auto"/>
        <w:jc w:val="both"/>
        <w:rPr>
          <w:rFonts w:cs="Arial"/>
          <w:lang w:val="es-ES"/>
        </w:rPr>
      </w:pPr>
      <w:r w:rsidRPr="009D6A0C">
        <w:rPr>
          <w:rFonts w:cs="Arial"/>
          <w:lang w:val="es-ES"/>
        </w:rPr>
        <w:t>Entrada: Pedido: 12346, Estado: Enviado</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"Iniciar devolución"</w:t>
      </w:r>
    </w:p>
    <w:p w:rsidR="00B64B52" w:rsidRPr="00191070" w:rsidRDefault="00B64B52" w:rsidP="00B55342">
      <w:pPr>
        <w:spacing w:line="360" w:lineRule="auto"/>
        <w:jc w:val="both"/>
        <w:rPr>
          <w:rFonts w:cs="Arial"/>
          <w:lang w:val="es-ES"/>
        </w:rPr>
      </w:pPr>
      <w:r w:rsidRPr="00191070">
        <w:rPr>
          <w:rFonts w:cs="Arial"/>
          <w:lang w:val="es-ES"/>
        </w:rPr>
        <w:t>Resultado esperado: Mensaje "No se puede iniciar devolución, pedido no entregado"</w:t>
      </w:r>
    </w:p>
    <w:p w:rsidR="00B64B52" w:rsidRPr="009D6A0C" w:rsidRDefault="00B64B52" w:rsidP="00B55342">
      <w:pPr>
        <w:spacing w:line="360" w:lineRule="auto"/>
        <w:jc w:val="both"/>
        <w:rPr>
          <w:rFonts w:cs="Arial"/>
          <w:lang w:val="es-ES"/>
        </w:rPr>
      </w:pPr>
      <w:r w:rsidRPr="009D6A0C">
        <w:rPr>
          <w:rStyle w:val="Textoennegrita"/>
          <w:rFonts w:cs="Arial"/>
          <w:lang w:val="es-ES"/>
        </w:rPr>
        <w:t>Caso 3: Pedido no existente</w:t>
      </w:r>
    </w:p>
    <w:p w:rsidR="00B64B52" w:rsidRPr="009D6A0C" w:rsidRDefault="00B64B52" w:rsidP="00B55342">
      <w:pPr>
        <w:spacing w:line="360" w:lineRule="auto"/>
        <w:jc w:val="both"/>
        <w:rPr>
          <w:rFonts w:cs="Arial"/>
          <w:lang w:val="es-ES"/>
        </w:rPr>
      </w:pPr>
      <w:r w:rsidRPr="009D6A0C">
        <w:rPr>
          <w:rFonts w:cs="Arial"/>
          <w:lang w:val="es-ES"/>
        </w:rPr>
        <w:t>Entrada: Pedido: 99999</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"Iniciar devolución"</w:t>
      </w:r>
    </w:p>
    <w:p w:rsidR="00B64B52" w:rsidRPr="00191070" w:rsidRDefault="00B64B52" w:rsidP="00B55342">
      <w:pPr>
        <w:spacing w:line="360" w:lineRule="auto"/>
        <w:jc w:val="both"/>
        <w:rPr>
          <w:rFonts w:cs="Arial"/>
          <w:lang w:val="es-ES"/>
        </w:rPr>
      </w:pPr>
      <w:r w:rsidRPr="00191070">
        <w:rPr>
          <w:rFonts w:cs="Arial"/>
          <w:lang w:val="es-ES"/>
        </w:rPr>
        <w:t>Resultado esperado: Mensaje "Pedido no encontrado" + devolución no registrada</w:t>
      </w:r>
    </w:p>
    <w:p w:rsidR="00B64B52" w:rsidRPr="00191070" w:rsidRDefault="008202A4" w:rsidP="00B55342">
      <w:pPr>
        <w:spacing w:line="360" w:lineRule="auto"/>
        <w:jc w:val="both"/>
        <w:rPr>
          <w:rFonts w:cs="Arial"/>
          <w:szCs w:val="24"/>
        </w:rPr>
      </w:pPr>
      <w:r>
        <w:rPr>
          <w:rFonts w:cs="Arial"/>
          <w:szCs w:val="24"/>
        </w:rPr>
        <w:pict>
          <v:rect id="_x0000_i1060" style="width:0;height:1.5pt" o:hralign="center" o:hrstd="t" o:hr="t" fillcolor="#a0a0a0" stroked="f"/>
        </w:pict>
      </w:r>
    </w:p>
    <w:p w:rsidR="00B64B52" w:rsidRPr="00191070" w:rsidRDefault="00B64B52" w:rsidP="00B55342">
      <w:pPr>
        <w:spacing w:line="360" w:lineRule="auto"/>
        <w:jc w:val="both"/>
        <w:rPr>
          <w:rFonts w:cs="Arial"/>
          <w:lang w:val="es-ES"/>
        </w:rPr>
      </w:pPr>
      <w:bookmarkStart w:id="76" w:name="_Toc213227173"/>
      <w:r w:rsidRPr="00191070">
        <w:rPr>
          <w:rFonts w:cs="Arial"/>
          <w:lang w:val="es-ES"/>
        </w:rPr>
        <w:t>Requisito: "Actualizar inventario por venta"</w:t>
      </w:r>
      <w:bookmarkEnd w:id="76"/>
    </w:p>
    <w:p w:rsidR="00B64B52" w:rsidRPr="009D6A0C" w:rsidRDefault="00B64B52" w:rsidP="00B55342">
      <w:pPr>
        <w:spacing w:line="360" w:lineRule="auto"/>
        <w:jc w:val="both"/>
        <w:rPr>
          <w:rFonts w:cs="Arial"/>
          <w:lang w:val="es-ES"/>
        </w:rPr>
      </w:pPr>
      <w:r w:rsidRPr="009D6A0C">
        <w:rPr>
          <w:rStyle w:val="Textoennegrita"/>
          <w:rFonts w:cs="Arial"/>
          <w:lang w:val="es-ES"/>
        </w:rPr>
        <w:t>Caso 1: Actualización exitosa</w:t>
      </w:r>
    </w:p>
    <w:p w:rsidR="00B64B52" w:rsidRPr="00191070" w:rsidRDefault="00B64B52" w:rsidP="00B55342">
      <w:pPr>
        <w:spacing w:line="360" w:lineRule="auto"/>
        <w:jc w:val="both"/>
        <w:rPr>
          <w:rFonts w:cs="Arial"/>
          <w:lang w:val="es-ES"/>
        </w:rPr>
      </w:pPr>
      <w:r w:rsidRPr="00191070">
        <w:rPr>
          <w:rFonts w:cs="Arial"/>
          <w:lang w:val="es-ES"/>
        </w:rPr>
        <w:t>Entrada: Producto: Ácido Acético, Cantidad vendida: 10, Stock inicial: 50</w:t>
      </w:r>
    </w:p>
    <w:p w:rsidR="00B64B52" w:rsidRPr="009D6A0C" w:rsidRDefault="00B64B52" w:rsidP="00B55342">
      <w:pPr>
        <w:spacing w:line="360" w:lineRule="auto"/>
        <w:jc w:val="both"/>
        <w:rPr>
          <w:rFonts w:cs="Arial"/>
          <w:lang w:val="es-ES"/>
        </w:rPr>
      </w:pPr>
      <w:r w:rsidRPr="009D6A0C">
        <w:rPr>
          <w:rFonts w:cs="Arial"/>
          <w:lang w:val="es-ES"/>
        </w:rPr>
        <w:t>Acción: Sistema actualiza inventario automáticamente</w:t>
      </w:r>
    </w:p>
    <w:p w:rsidR="00B64B52" w:rsidRPr="00191070" w:rsidRDefault="00B64B52" w:rsidP="00B55342">
      <w:pPr>
        <w:spacing w:line="360" w:lineRule="auto"/>
        <w:jc w:val="both"/>
        <w:rPr>
          <w:rFonts w:cs="Arial"/>
          <w:lang w:val="es-ES"/>
        </w:rPr>
      </w:pPr>
      <w:r w:rsidRPr="00191070">
        <w:rPr>
          <w:rFonts w:cs="Arial"/>
          <w:lang w:val="es-ES"/>
        </w:rPr>
        <w:t>Resultado esperado: Stock actualizado: 40 unidades + mensaje "Inventario actualizado correctamente"</w:t>
      </w:r>
    </w:p>
    <w:p w:rsidR="00B64B52" w:rsidRPr="00191070" w:rsidRDefault="00B64B52" w:rsidP="00B55342">
      <w:pPr>
        <w:spacing w:line="360" w:lineRule="auto"/>
        <w:jc w:val="both"/>
        <w:rPr>
          <w:rFonts w:cs="Arial"/>
          <w:lang w:val="es-ES"/>
        </w:rPr>
      </w:pPr>
      <w:r w:rsidRPr="00191070">
        <w:rPr>
          <w:rStyle w:val="Textoennegrita"/>
          <w:rFonts w:cs="Arial"/>
          <w:lang w:val="es-ES"/>
        </w:rPr>
        <w:lastRenderedPageBreak/>
        <w:t>Caso 2: Venta superior al stock disponible</w:t>
      </w:r>
    </w:p>
    <w:p w:rsidR="00B64B52" w:rsidRPr="00191070" w:rsidRDefault="00B64B52" w:rsidP="00B55342">
      <w:pPr>
        <w:spacing w:line="360" w:lineRule="auto"/>
        <w:jc w:val="both"/>
        <w:rPr>
          <w:rFonts w:cs="Arial"/>
          <w:lang w:val="es-ES"/>
        </w:rPr>
      </w:pPr>
      <w:r w:rsidRPr="00191070">
        <w:rPr>
          <w:rFonts w:cs="Arial"/>
          <w:lang w:val="es-ES"/>
        </w:rPr>
        <w:t>Entrada: Producto: Ácido Acético, Cantidad vendida: 60, Stock inicial: 50</w:t>
      </w:r>
    </w:p>
    <w:p w:rsidR="00B64B52" w:rsidRPr="009D6A0C" w:rsidRDefault="00B64B52" w:rsidP="00B55342">
      <w:pPr>
        <w:spacing w:line="360" w:lineRule="auto"/>
        <w:jc w:val="both"/>
        <w:rPr>
          <w:rFonts w:cs="Arial"/>
          <w:lang w:val="es-ES"/>
        </w:rPr>
      </w:pPr>
      <w:r w:rsidRPr="009D6A0C">
        <w:rPr>
          <w:rFonts w:cs="Arial"/>
          <w:lang w:val="es-ES"/>
        </w:rPr>
        <w:t>Acción: Sistema actualiza inventario</w:t>
      </w:r>
    </w:p>
    <w:p w:rsidR="00B64B52" w:rsidRPr="00191070" w:rsidRDefault="00B64B52" w:rsidP="00B55342">
      <w:pPr>
        <w:spacing w:line="360" w:lineRule="auto"/>
        <w:jc w:val="both"/>
        <w:rPr>
          <w:rFonts w:cs="Arial"/>
          <w:lang w:val="es-ES"/>
        </w:rPr>
      </w:pPr>
      <w:r w:rsidRPr="00191070">
        <w:rPr>
          <w:rFonts w:cs="Arial"/>
          <w:lang w:val="es-ES"/>
        </w:rPr>
        <w:t>Resultado esperado: Mensaje "Stock insuficiente, no se puede procesar venta" + stock sin cambios</w:t>
      </w:r>
    </w:p>
    <w:p w:rsidR="00B64B52" w:rsidRPr="00191070" w:rsidRDefault="008202A4" w:rsidP="00B55342">
      <w:pPr>
        <w:spacing w:line="360" w:lineRule="auto"/>
        <w:jc w:val="both"/>
        <w:rPr>
          <w:rFonts w:cs="Arial"/>
          <w:szCs w:val="24"/>
        </w:rPr>
      </w:pPr>
      <w:r>
        <w:rPr>
          <w:rFonts w:cs="Arial"/>
          <w:szCs w:val="24"/>
        </w:rPr>
        <w:pict>
          <v:rect id="_x0000_i1061" style="width:0;height:1.5pt" o:hralign="center" o:hrstd="t" o:hr="t" fillcolor="#a0a0a0" stroked="f"/>
        </w:pict>
      </w:r>
    </w:p>
    <w:p w:rsidR="00B64B52" w:rsidRPr="00191070" w:rsidRDefault="00B64B52" w:rsidP="00B55342">
      <w:pPr>
        <w:spacing w:line="360" w:lineRule="auto"/>
        <w:jc w:val="both"/>
        <w:rPr>
          <w:rFonts w:cs="Arial"/>
          <w:lang w:val="es-ES"/>
        </w:rPr>
      </w:pPr>
      <w:bookmarkStart w:id="77" w:name="_Toc213227174"/>
      <w:r w:rsidRPr="00191070">
        <w:rPr>
          <w:rFonts w:cs="Arial"/>
          <w:lang w:val="es-ES"/>
        </w:rPr>
        <w:t>Requisito: "Actualizar inventario por devolución"</w:t>
      </w:r>
      <w:bookmarkEnd w:id="77"/>
    </w:p>
    <w:p w:rsidR="00B64B52" w:rsidRPr="009D6A0C" w:rsidRDefault="00B64B52" w:rsidP="00B55342">
      <w:pPr>
        <w:spacing w:line="360" w:lineRule="auto"/>
        <w:jc w:val="both"/>
        <w:rPr>
          <w:rFonts w:cs="Arial"/>
          <w:lang w:val="es-ES"/>
        </w:rPr>
      </w:pPr>
      <w:r w:rsidRPr="009D6A0C">
        <w:rPr>
          <w:rStyle w:val="Textoennegrita"/>
          <w:rFonts w:cs="Arial"/>
          <w:lang w:val="es-ES"/>
        </w:rPr>
        <w:t>Caso 1: Actualización exitosa</w:t>
      </w:r>
    </w:p>
    <w:p w:rsidR="00B64B52" w:rsidRPr="00191070" w:rsidRDefault="00B64B52" w:rsidP="00B55342">
      <w:pPr>
        <w:spacing w:line="360" w:lineRule="auto"/>
        <w:jc w:val="both"/>
        <w:rPr>
          <w:rFonts w:cs="Arial"/>
          <w:lang w:val="es-ES"/>
        </w:rPr>
      </w:pPr>
      <w:r w:rsidRPr="00191070">
        <w:rPr>
          <w:rFonts w:cs="Arial"/>
          <w:lang w:val="es-ES"/>
        </w:rPr>
        <w:t>Entrada: Producto: Ácido Acético, Cantidad devuelta: 5, Stock inicial: 40</w:t>
      </w:r>
    </w:p>
    <w:p w:rsidR="00B64B52" w:rsidRPr="009D6A0C" w:rsidRDefault="00B64B52" w:rsidP="00B55342">
      <w:pPr>
        <w:spacing w:line="360" w:lineRule="auto"/>
        <w:jc w:val="both"/>
        <w:rPr>
          <w:rFonts w:cs="Arial"/>
          <w:lang w:val="es-ES"/>
        </w:rPr>
      </w:pPr>
      <w:r w:rsidRPr="009D6A0C">
        <w:rPr>
          <w:rFonts w:cs="Arial"/>
          <w:lang w:val="es-ES"/>
        </w:rPr>
        <w:t>Acción: Sistema incrementa inventario</w:t>
      </w:r>
    </w:p>
    <w:p w:rsidR="00B64B52" w:rsidRPr="00191070" w:rsidRDefault="00B64B52" w:rsidP="00B55342">
      <w:pPr>
        <w:spacing w:line="360" w:lineRule="auto"/>
        <w:jc w:val="both"/>
        <w:rPr>
          <w:rFonts w:cs="Arial"/>
          <w:lang w:val="es-ES"/>
        </w:rPr>
      </w:pPr>
      <w:r w:rsidRPr="00191070">
        <w:rPr>
          <w:rFonts w:cs="Arial"/>
          <w:lang w:val="es-ES"/>
        </w:rPr>
        <w:t>Resultado esperado: Stock actualizado: 45 unidades + mensaje "Inventario actualizado por devolución"</w:t>
      </w:r>
    </w:p>
    <w:p w:rsidR="00B64B52" w:rsidRPr="009D6A0C" w:rsidRDefault="00B64B52" w:rsidP="00B55342">
      <w:pPr>
        <w:spacing w:line="360" w:lineRule="auto"/>
        <w:jc w:val="both"/>
        <w:rPr>
          <w:rFonts w:cs="Arial"/>
          <w:lang w:val="es-ES"/>
        </w:rPr>
      </w:pPr>
      <w:r w:rsidRPr="009D6A0C">
        <w:rPr>
          <w:rStyle w:val="Textoennegrita"/>
          <w:rFonts w:cs="Arial"/>
          <w:lang w:val="es-ES"/>
        </w:rPr>
        <w:t>Caso 2: Producto no registrado</w:t>
      </w:r>
    </w:p>
    <w:p w:rsidR="00B64B52" w:rsidRPr="00191070" w:rsidRDefault="00B64B52" w:rsidP="00B55342">
      <w:pPr>
        <w:spacing w:line="360" w:lineRule="auto"/>
        <w:jc w:val="both"/>
        <w:rPr>
          <w:rFonts w:cs="Arial"/>
          <w:lang w:val="es-ES"/>
        </w:rPr>
      </w:pPr>
      <w:r w:rsidRPr="00191070">
        <w:rPr>
          <w:rFonts w:cs="Arial"/>
          <w:lang w:val="es-ES"/>
        </w:rPr>
        <w:t>Entrada: Producto: Solución X, Cantidad devuelta: 5</w:t>
      </w:r>
    </w:p>
    <w:p w:rsidR="00B64B52" w:rsidRPr="009D6A0C" w:rsidRDefault="00B64B52" w:rsidP="00B55342">
      <w:pPr>
        <w:spacing w:line="360" w:lineRule="auto"/>
        <w:jc w:val="both"/>
        <w:rPr>
          <w:rFonts w:cs="Arial"/>
          <w:lang w:val="es-ES"/>
        </w:rPr>
      </w:pPr>
      <w:r w:rsidRPr="009D6A0C">
        <w:rPr>
          <w:rFonts w:cs="Arial"/>
          <w:lang w:val="es-ES"/>
        </w:rPr>
        <w:t>Acción: Sistema incrementa inventario</w:t>
      </w:r>
    </w:p>
    <w:p w:rsidR="00B64B52" w:rsidRPr="00191070" w:rsidRDefault="00B64B52" w:rsidP="00B55342">
      <w:pPr>
        <w:spacing w:line="360" w:lineRule="auto"/>
        <w:jc w:val="both"/>
        <w:rPr>
          <w:rFonts w:cs="Arial"/>
          <w:lang w:val="es-ES"/>
        </w:rPr>
      </w:pPr>
      <w:r w:rsidRPr="00191070">
        <w:rPr>
          <w:rFonts w:cs="Arial"/>
          <w:lang w:val="es-ES"/>
        </w:rPr>
        <w:t>Resultado esperado: Mensaje "Producto no encontrado" + inventario sin cambios</w:t>
      </w:r>
    </w:p>
    <w:p w:rsidR="00B64B52" w:rsidRPr="00191070" w:rsidRDefault="008202A4" w:rsidP="00B55342">
      <w:pPr>
        <w:spacing w:line="360" w:lineRule="auto"/>
        <w:jc w:val="both"/>
        <w:rPr>
          <w:rFonts w:cs="Arial"/>
          <w:szCs w:val="24"/>
        </w:rPr>
      </w:pPr>
      <w:r>
        <w:rPr>
          <w:rFonts w:cs="Arial"/>
          <w:szCs w:val="24"/>
        </w:rPr>
        <w:pict>
          <v:rect id="_x0000_i1062" style="width:0;height:1.5pt" o:hralign="center" o:hrstd="t" o:hr="t" fillcolor="#a0a0a0" stroked="f"/>
        </w:pict>
      </w:r>
    </w:p>
    <w:p w:rsidR="00B64B52" w:rsidRPr="00191070" w:rsidRDefault="00B64B52" w:rsidP="00B55342">
      <w:pPr>
        <w:spacing w:line="360" w:lineRule="auto"/>
        <w:jc w:val="both"/>
        <w:rPr>
          <w:rFonts w:cs="Arial"/>
          <w:lang w:val="es-ES"/>
        </w:rPr>
      </w:pPr>
      <w:bookmarkStart w:id="78" w:name="_Toc213227175"/>
      <w:r w:rsidRPr="00191070">
        <w:rPr>
          <w:rFonts w:cs="Arial"/>
          <w:lang w:val="es-ES"/>
        </w:rPr>
        <w:t>Requisito: "Ajustar manualmente el inventario"</w:t>
      </w:r>
      <w:bookmarkEnd w:id="78"/>
    </w:p>
    <w:p w:rsidR="00B64B52" w:rsidRPr="009D6A0C" w:rsidRDefault="00B64B52" w:rsidP="00B55342">
      <w:pPr>
        <w:spacing w:line="360" w:lineRule="auto"/>
        <w:jc w:val="both"/>
        <w:rPr>
          <w:rFonts w:cs="Arial"/>
          <w:lang w:val="es-ES"/>
        </w:rPr>
      </w:pPr>
      <w:r w:rsidRPr="009D6A0C">
        <w:rPr>
          <w:rStyle w:val="Textoennegrita"/>
          <w:rFonts w:cs="Arial"/>
          <w:lang w:val="es-ES"/>
        </w:rPr>
        <w:t>Caso 1: Ajuste positivo exitoso</w:t>
      </w:r>
    </w:p>
    <w:p w:rsidR="00B64B52" w:rsidRPr="00191070" w:rsidRDefault="00B64B52" w:rsidP="00B55342">
      <w:pPr>
        <w:spacing w:line="360" w:lineRule="auto"/>
        <w:jc w:val="both"/>
        <w:rPr>
          <w:rFonts w:cs="Arial"/>
          <w:lang w:val="es-ES"/>
        </w:rPr>
      </w:pPr>
      <w:r w:rsidRPr="00191070">
        <w:rPr>
          <w:rFonts w:cs="Arial"/>
          <w:lang w:val="es-ES"/>
        </w:rPr>
        <w:t>Entrada: Producto: Ácido Acético, Cantidad ajustada: +10</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"Registrar ajuste"</w:t>
      </w:r>
    </w:p>
    <w:p w:rsidR="00B64B52" w:rsidRPr="00191070" w:rsidRDefault="00B64B52" w:rsidP="00B55342">
      <w:pPr>
        <w:spacing w:line="360" w:lineRule="auto"/>
        <w:jc w:val="both"/>
        <w:rPr>
          <w:rFonts w:cs="Arial"/>
          <w:lang w:val="es-ES"/>
        </w:rPr>
      </w:pPr>
      <w:r w:rsidRPr="00191070">
        <w:rPr>
          <w:rFonts w:cs="Arial"/>
          <w:lang w:val="es-ES"/>
        </w:rPr>
        <w:lastRenderedPageBreak/>
        <w:t>Resultado esperado: Inventario actualizado: stock incrementado + mensaje "Ajuste registrado correctamente"</w:t>
      </w:r>
    </w:p>
    <w:p w:rsidR="00B64B52" w:rsidRPr="009D6A0C" w:rsidRDefault="00B64B52" w:rsidP="00B55342">
      <w:pPr>
        <w:spacing w:line="360" w:lineRule="auto"/>
        <w:jc w:val="both"/>
        <w:rPr>
          <w:rFonts w:cs="Arial"/>
          <w:lang w:val="es-ES"/>
        </w:rPr>
      </w:pPr>
      <w:r w:rsidRPr="009D6A0C">
        <w:rPr>
          <w:rStyle w:val="Textoennegrita"/>
          <w:rFonts w:cs="Arial"/>
          <w:lang w:val="es-ES"/>
        </w:rPr>
        <w:t>Caso 2: Ajuste negativo exitoso</w:t>
      </w:r>
    </w:p>
    <w:p w:rsidR="00B64B52" w:rsidRPr="00191070" w:rsidRDefault="00B64B52" w:rsidP="00B55342">
      <w:pPr>
        <w:spacing w:line="360" w:lineRule="auto"/>
        <w:jc w:val="both"/>
        <w:rPr>
          <w:rFonts w:cs="Arial"/>
          <w:lang w:val="es-ES"/>
        </w:rPr>
      </w:pPr>
      <w:r w:rsidRPr="00191070">
        <w:rPr>
          <w:rFonts w:cs="Arial"/>
          <w:lang w:val="es-ES"/>
        </w:rPr>
        <w:t>Entrada: Producto: Ácido Acético, Cantidad ajustada: -5</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"Registrar ajuste"</w:t>
      </w:r>
    </w:p>
    <w:p w:rsidR="00B64B52" w:rsidRPr="00191070" w:rsidRDefault="00B64B52" w:rsidP="00B55342">
      <w:pPr>
        <w:spacing w:line="360" w:lineRule="auto"/>
        <w:jc w:val="both"/>
        <w:rPr>
          <w:rFonts w:cs="Arial"/>
          <w:lang w:val="es-ES"/>
        </w:rPr>
      </w:pPr>
      <w:r w:rsidRPr="00191070">
        <w:rPr>
          <w:rFonts w:cs="Arial"/>
          <w:lang w:val="es-ES"/>
        </w:rPr>
        <w:t xml:space="preserve">Resultado esperado: Inventario actualizado: stock </w:t>
      </w:r>
      <w:proofErr w:type="spellStart"/>
      <w:r w:rsidRPr="00191070">
        <w:rPr>
          <w:rFonts w:cs="Arial"/>
          <w:lang w:val="es-ES"/>
        </w:rPr>
        <w:t>decrementado</w:t>
      </w:r>
      <w:proofErr w:type="spellEnd"/>
      <w:r w:rsidRPr="00191070">
        <w:rPr>
          <w:rFonts w:cs="Arial"/>
          <w:lang w:val="es-ES"/>
        </w:rPr>
        <w:t xml:space="preserve"> + mensaje "Ajuste registrado correctamente"</w:t>
      </w:r>
    </w:p>
    <w:p w:rsidR="00B64B52" w:rsidRPr="009D6A0C" w:rsidRDefault="00B64B52" w:rsidP="00B55342">
      <w:pPr>
        <w:spacing w:line="360" w:lineRule="auto"/>
        <w:jc w:val="both"/>
        <w:rPr>
          <w:rFonts w:cs="Arial"/>
          <w:lang w:val="es-ES"/>
        </w:rPr>
      </w:pPr>
      <w:r w:rsidRPr="009D6A0C">
        <w:rPr>
          <w:rStyle w:val="Textoennegrita"/>
          <w:rFonts w:cs="Arial"/>
          <w:lang w:val="es-ES"/>
        </w:rPr>
        <w:t>Caso 3: Datos incompletos</w:t>
      </w:r>
    </w:p>
    <w:p w:rsidR="00B64B52" w:rsidRPr="009D6A0C" w:rsidRDefault="00B64B52" w:rsidP="00B55342">
      <w:pPr>
        <w:spacing w:line="360" w:lineRule="auto"/>
        <w:jc w:val="both"/>
        <w:rPr>
          <w:rFonts w:cs="Arial"/>
          <w:lang w:val="es-ES"/>
        </w:rPr>
      </w:pPr>
      <w:r w:rsidRPr="009D6A0C">
        <w:rPr>
          <w:rFonts w:cs="Arial"/>
          <w:lang w:val="es-ES"/>
        </w:rPr>
        <w:t>Entrada: Producto vacío, Cantidad: 5</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"Registrar ajuste"</w:t>
      </w:r>
    </w:p>
    <w:p w:rsidR="00B64B52" w:rsidRPr="00191070" w:rsidRDefault="00B64B52" w:rsidP="00B55342">
      <w:pPr>
        <w:spacing w:line="360" w:lineRule="auto"/>
        <w:jc w:val="both"/>
        <w:rPr>
          <w:rFonts w:cs="Arial"/>
          <w:lang w:val="es-ES"/>
        </w:rPr>
      </w:pPr>
      <w:r w:rsidRPr="00191070">
        <w:rPr>
          <w:rFonts w:cs="Arial"/>
          <w:lang w:val="es-ES"/>
        </w:rPr>
        <w:t>Resultado esperado: Mensaje "Complete todos los campos obligatorios" + inventario no modificado</w:t>
      </w:r>
    </w:p>
    <w:p w:rsidR="00B64B52" w:rsidRPr="00191070" w:rsidRDefault="008202A4" w:rsidP="00B55342">
      <w:pPr>
        <w:spacing w:line="360" w:lineRule="auto"/>
        <w:jc w:val="both"/>
        <w:rPr>
          <w:rFonts w:cs="Arial"/>
          <w:szCs w:val="24"/>
        </w:rPr>
      </w:pPr>
      <w:r>
        <w:rPr>
          <w:rFonts w:cs="Arial"/>
          <w:szCs w:val="24"/>
        </w:rPr>
        <w:pict>
          <v:rect id="_x0000_i1063" style="width:0;height:1.5pt" o:hralign="center" o:hrstd="t" o:hr="t" fillcolor="#a0a0a0" stroked="f"/>
        </w:pict>
      </w:r>
    </w:p>
    <w:p w:rsidR="00B64B52" w:rsidRPr="00191070" w:rsidRDefault="00B64B52" w:rsidP="00B55342">
      <w:pPr>
        <w:spacing w:line="360" w:lineRule="auto"/>
        <w:jc w:val="both"/>
        <w:rPr>
          <w:rFonts w:cs="Arial"/>
          <w:lang w:val="es-ES"/>
        </w:rPr>
      </w:pPr>
      <w:bookmarkStart w:id="79" w:name="_Toc213227176"/>
      <w:r w:rsidRPr="00191070">
        <w:rPr>
          <w:rFonts w:cs="Arial"/>
          <w:lang w:val="es-ES"/>
        </w:rPr>
        <w:t>Requisito: "Emitir alertas de stock mínimo"</w:t>
      </w:r>
      <w:bookmarkEnd w:id="79"/>
    </w:p>
    <w:p w:rsidR="00B64B52" w:rsidRPr="00191070" w:rsidRDefault="00B64B52" w:rsidP="00B55342">
      <w:pPr>
        <w:spacing w:line="360" w:lineRule="auto"/>
        <w:jc w:val="both"/>
        <w:rPr>
          <w:rFonts w:cs="Arial"/>
          <w:lang w:val="es-ES"/>
        </w:rPr>
      </w:pPr>
      <w:r w:rsidRPr="00191070">
        <w:rPr>
          <w:rStyle w:val="Textoennegrita"/>
          <w:rFonts w:cs="Arial"/>
          <w:lang w:val="es-ES"/>
        </w:rPr>
        <w:t>Caso 1: Stock por debajo del mínimo</w:t>
      </w:r>
    </w:p>
    <w:p w:rsidR="00B64B52" w:rsidRPr="00191070" w:rsidRDefault="00B64B52" w:rsidP="00B55342">
      <w:pPr>
        <w:spacing w:line="360" w:lineRule="auto"/>
        <w:jc w:val="both"/>
        <w:rPr>
          <w:rFonts w:cs="Arial"/>
          <w:lang w:val="es-ES"/>
        </w:rPr>
      </w:pPr>
      <w:r w:rsidRPr="00191070">
        <w:rPr>
          <w:rFonts w:cs="Arial"/>
          <w:lang w:val="es-ES"/>
        </w:rPr>
        <w:t>Entrada: Producto: Ácido Acético, Stock: 5, Stock mínimo configurado: 10</w:t>
      </w:r>
    </w:p>
    <w:p w:rsidR="00B64B52" w:rsidRPr="009D6A0C" w:rsidRDefault="00B64B52" w:rsidP="00B55342">
      <w:pPr>
        <w:spacing w:line="360" w:lineRule="auto"/>
        <w:jc w:val="both"/>
        <w:rPr>
          <w:rFonts w:cs="Arial"/>
          <w:lang w:val="es-ES"/>
        </w:rPr>
      </w:pPr>
      <w:r w:rsidRPr="009D6A0C">
        <w:rPr>
          <w:rFonts w:cs="Arial"/>
          <w:lang w:val="es-ES"/>
        </w:rPr>
        <w:t>Acción: Sistema genera alerta automáticamente</w:t>
      </w:r>
    </w:p>
    <w:p w:rsidR="00B64B52" w:rsidRPr="00191070" w:rsidRDefault="00B64B52" w:rsidP="00B55342">
      <w:pPr>
        <w:spacing w:line="360" w:lineRule="auto"/>
        <w:jc w:val="both"/>
        <w:rPr>
          <w:rFonts w:cs="Arial"/>
          <w:lang w:val="es-ES"/>
        </w:rPr>
      </w:pPr>
      <w:r w:rsidRPr="00191070">
        <w:rPr>
          <w:rFonts w:cs="Arial"/>
          <w:lang w:val="es-ES"/>
        </w:rPr>
        <w:t>Resultado esperado: Notificación enviada + mensaje "Alerta de stock mínimo generada"</w:t>
      </w:r>
    </w:p>
    <w:p w:rsidR="00B64B52" w:rsidRPr="00191070" w:rsidRDefault="00B64B52" w:rsidP="00B55342">
      <w:pPr>
        <w:spacing w:line="360" w:lineRule="auto"/>
        <w:jc w:val="both"/>
        <w:rPr>
          <w:rFonts w:cs="Arial"/>
          <w:lang w:val="es-ES"/>
        </w:rPr>
      </w:pPr>
      <w:r w:rsidRPr="00191070">
        <w:rPr>
          <w:rStyle w:val="Textoennegrita"/>
          <w:rFonts w:cs="Arial"/>
          <w:lang w:val="es-ES"/>
        </w:rPr>
        <w:t>Caso 2: Stock por encima del mínimo</w:t>
      </w:r>
    </w:p>
    <w:p w:rsidR="00B64B52" w:rsidRPr="00191070" w:rsidRDefault="00B64B52" w:rsidP="00B55342">
      <w:pPr>
        <w:spacing w:line="360" w:lineRule="auto"/>
        <w:jc w:val="both"/>
        <w:rPr>
          <w:rFonts w:cs="Arial"/>
          <w:lang w:val="es-ES"/>
        </w:rPr>
      </w:pPr>
      <w:r w:rsidRPr="00191070">
        <w:rPr>
          <w:rFonts w:cs="Arial"/>
          <w:lang w:val="es-ES"/>
        </w:rPr>
        <w:t>Entrada: Producto: Ácido Acético, Stock: 15, Stock mínimo: 10</w:t>
      </w:r>
    </w:p>
    <w:p w:rsidR="00B64B52" w:rsidRPr="009D6A0C" w:rsidRDefault="00B64B52" w:rsidP="00B55342">
      <w:pPr>
        <w:spacing w:line="360" w:lineRule="auto"/>
        <w:jc w:val="both"/>
        <w:rPr>
          <w:rFonts w:cs="Arial"/>
          <w:lang w:val="es-ES"/>
        </w:rPr>
      </w:pPr>
      <w:r w:rsidRPr="009D6A0C">
        <w:rPr>
          <w:rFonts w:cs="Arial"/>
          <w:lang w:val="es-ES"/>
        </w:rPr>
        <w:t>Acción: Sistema revisa inventario</w:t>
      </w:r>
    </w:p>
    <w:p w:rsidR="00B64B52" w:rsidRPr="00191070" w:rsidRDefault="00B64B52" w:rsidP="00B55342">
      <w:pPr>
        <w:spacing w:line="360" w:lineRule="auto"/>
        <w:jc w:val="both"/>
        <w:rPr>
          <w:rFonts w:cs="Arial"/>
          <w:lang w:val="es-ES"/>
        </w:rPr>
      </w:pPr>
      <w:r w:rsidRPr="00191070">
        <w:rPr>
          <w:rFonts w:cs="Arial"/>
          <w:lang w:val="es-ES"/>
        </w:rPr>
        <w:lastRenderedPageBreak/>
        <w:t>Resultado esperado: No se genera alerta + mensaje "Stock suficiente"</w:t>
      </w:r>
    </w:p>
    <w:p w:rsidR="00B64B52" w:rsidRPr="00191070" w:rsidRDefault="008202A4" w:rsidP="00B55342">
      <w:pPr>
        <w:spacing w:line="360" w:lineRule="auto"/>
        <w:jc w:val="both"/>
        <w:rPr>
          <w:rFonts w:cs="Arial"/>
          <w:szCs w:val="24"/>
        </w:rPr>
      </w:pPr>
      <w:r>
        <w:rPr>
          <w:rFonts w:cs="Arial"/>
          <w:szCs w:val="24"/>
        </w:rPr>
        <w:pict>
          <v:rect id="_x0000_i1064" style="width:0;height:1.5pt" o:hralign="center" o:hrstd="t" o:hr="t" fillcolor="#a0a0a0" stroked="f"/>
        </w:pict>
      </w:r>
    </w:p>
    <w:p w:rsidR="00B64B52" w:rsidRPr="00191070" w:rsidRDefault="00B64B52" w:rsidP="00B55342">
      <w:pPr>
        <w:spacing w:line="360" w:lineRule="auto"/>
        <w:jc w:val="both"/>
        <w:rPr>
          <w:rFonts w:cs="Arial"/>
          <w:lang w:val="es-ES"/>
        </w:rPr>
      </w:pPr>
      <w:bookmarkStart w:id="80" w:name="_Toc213227177"/>
      <w:r w:rsidRPr="00191070">
        <w:rPr>
          <w:rFonts w:cs="Arial"/>
          <w:lang w:val="es-ES"/>
        </w:rPr>
        <w:t>Requisito: "Mantener histórico de pedidos y transacciones"</w:t>
      </w:r>
      <w:bookmarkEnd w:id="80"/>
    </w:p>
    <w:p w:rsidR="00B64B52" w:rsidRPr="009D6A0C" w:rsidRDefault="00B64B52" w:rsidP="00B55342">
      <w:pPr>
        <w:spacing w:line="360" w:lineRule="auto"/>
        <w:jc w:val="both"/>
        <w:rPr>
          <w:rFonts w:cs="Arial"/>
          <w:lang w:val="es-ES"/>
        </w:rPr>
      </w:pPr>
      <w:r w:rsidRPr="009D6A0C">
        <w:rPr>
          <w:rStyle w:val="Textoennegrita"/>
          <w:rFonts w:cs="Arial"/>
          <w:lang w:val="es-ES"/>
        </w:rPr>
        <w:t>Caso 1: Registro de transacciones exitoso</w:t>
      </w:r>
    </w:p>
    <w:p w:rsidR="00B64B52" w:rsidRPr="00191070" w:rsidRDefault="00B64B52" w:rsidP="00B55342">
      <w:pPr>
        <w:spacing w:line="360" w:lineRule="auto"/>
        <w:jc w:val="both"/>
        <w:rPr>
          <w:rFonts w:cs="Arial"/>
          <w:lang w:val="es-ES"/>
        </w:rPr>
      </w:pPr>
      <w:r w:rsidRPr="00191070">
        <w:rPr>
          <w:rFonts w:cs="Arial"/>
          <w:lang w:val="es-ES"/>
        </w:rPr>
        <w:t>Entrada: Pedido: 12345, Pago: 500 USD, Devolución: 0</w:t>
      </w:r>
    </w:p>
    <w:p w:rsidR="00B64B52" w:rsidRPr="00191070" w:rsidRDefault="00B64B52" w:rsidP="00B55342">
      <w:pPr>
        <w:spacing w:line="360" w:lineRule="auto"/>
        <w:jc w:val="both"/>
        <w:rPr>
          <w:rFonts w:cs="Arial"/>
          <w:lang w:val="es-ES"/>
        </w:rPr>
      </w:pPr>
      <w:r w:rsidRPr="00191070">
        <w:rPr>
          <w:rFonts w:cs="Arial"/>
          <w:lang w:val="es-ES"/>
        </w:rPr>
        <w:t>Acción: Sistema registra automáticamente todas las operaciones</w:t>
      </w:r>
    </w:p>
    <w:p w:rsidR="00B64B52" w:rsidRPr="00191070" w:rsidRDefault="00B64B52" w:rsidP="00B55342">
      <w:pPr>
        <w:spacing w:line="360" w:lineRule="auto"/>
        <w:jc w:val="both"/>
        <w:rPr>
          <w:rFonts w:cs="Arial"/>
          <w:lang w:val="es-ES"/>
        </w:rPr>
      </w:pPr>
      <w:r w:rsidRPr="00191070">
        <w:rPr>
          <w:rFonts w:cs="Arial"/>
          <w:lang w:val="es-ES"/>
        </w:rPr>
        <w:t>Resultado esperado: Historial actualizado + mensaje "Historial de pedidos y transacciones actualizado"</w:t>
      </w:r>
    </w:p>
    <w:p w:rsidR="00B64B52" w:rsidRPr="009D6A0C" w:rsidRDefault="00B64B52" w:rsidP="00B55342">
      <w:pPr>
        <w:spacing w:line="360" w:lineRule="auto"/>
        <w:jc w:val="both"/>
        <w:rPr>
          <w:rFonts w:cs="Arial"/>
          <w:lang w:val="es-ES"/>
        </w:rPr>
      </w:pPr>
      <w:r w:rsidRPr="009D6A0C">
        <w:rPr>
          <w:rStyle w:val="Textoennegrita"/>
          <w:rFonts w:cs="Arial"/>
          <w:lang w:val="es-ES"/>
        </w:rPr>
        <w:t>Caso 2: Pedido inexistente</w:t>
      </w:r>
    </w:p>
    <w:p w:rsidR="00B64B52" w:rsidRPr="009D6A0C" w:rsidRDefault="00B64B52" w:rsidP="00B55342">
      <w:pPr>
        <w:spacing w:line="360" w:lineRule="auto"/>
        <w:jc w:val="both"/>
        <w:rPr>
          <w:rFonts w:cs="Arial"/>
          <w:lang w:val="es-ES"/>
        </w:rPr>
      </w:pPr>
      <w:r w:rsidRPr="009D6A0C">
        <w:rPr>
          <w:rFonts w:cs="Arial"/>
          <w:lang w:val="es-ES"/>
        </w:rPr>
        <w:t>Entrada: Pedido: 99999</w:t>
      </w:r>
    </w:p>
    <w:p w:rsidR="00B64B52" w:rsidRPr="009D6A0C" w:rsidRDefault="00B64B52" w:rsidP="00B55342">
      <w:pPr>
        <w:spacing w:line="360" w:lineRule="auto"/>
        <w:jc w:val="both"/>
        <w:rPr>
          <w:rFonts w:cs="Arial"/>
          <w:lang w:val="es-ES"/>
        </w:rPr>
      </w:pPr>
      <w:r w:rsidRPr="009D6A0C">
        <w:rPr>
          <w:rFonts w:cs="Arial"/>
          <w:lang w:val="es-ES"/>
        </w:rPr>
        <w:t>Acción: Sistema intenta registrar transacción</w:t>
      </w:r>
    </w:p>
    <w:p w:rsidR="00B64B52" w:rsidRPr="00191070" w:rsidRDefault="00B64B52" w:rsidP="00B55342">
      <w:pPr>
        <w:spacing w:line="360" w:lineRule="auto"/>
        <w:jc w:val="both"/>
        <w:rPr>
          <w:rFonts w:cs="Arial"/>
          <w:lang w:val="es-ES"/>
        </w:rPr>
      </w:pPr>
      <w:r w:rsidRPr="00191070">
        <w:rPr>
          <w:rFonts w:cs="Arial"/>
          <w:lang w:val="es-ES"/>
        </w:rPr>
        <w:t>Resultado esperado: Mensaje "Pedido no encontrado" + historial sin cambios</w:t>
      </w:r>
    </w:p>
    <w:p w:rsidR="00B64B52" w:rsidRPr="00191070" w:rsidRDefault="008202A4" w:rsidP="00B55342">
      <w:pPr>
        <w:spacing w:line="360" w:lineRule="auto"/>
        <w:jc w:val="both"/>
        <w:rPr>
          <w:rFonts w:cs="Arial"/>
          <w:szCs w:val="24"/>
        </w:rPr>
      </w:pPr>
      <w:r>
        <w:rPr>
          <w:rFonts w:cs="Arial"/>
          <w:szCs w:val="24"/>
        </w:rPr>
        <w:pict>
          <v:rect id="_x0000_i1065" style="width:0;height:1.5pt" o:hralign="center" o:hrstd="t" o:hr="t" fillcolor="#a0a0a0" stroked="f"/>
        </w:pict>
      </w:r>
    </w:p>
    <w:p w:rsidR="00B64B52" w:rsidRPr="00191070" w:rsidRDefault="00B64B52" w:rsidP="00B55342">
      <w:pPr>
        <w:spacing w:line="360" w:lineRule="auto"/>
        <w:jc w:val="both"/>
        <w:rPr>
          <w:rFonts w:cs="Arial"/>
          <w:lang w:val="es-ES"/>
        </w:rPr>
      </w:pPr>
      <w:bookmarkStart w:id="81" w:name="_Toc213227178"/>
      <w:r w:rsidRPr="00191070">
        <w:rPr>
          <w:rFonts w:cs="Arial"/>
          <w:lang w:val="es-ES"/>
        </w:rPr>
        <w:t>Requisito: "Generar reportes operativos básicos"</w:t>
      </w:r>
      <w:bookmarkEnd w:id="81"/>
    </w:p>
    <w:p w:rsidR="00B64B52" w:rsidRPr="009D6A0C" w:rsidRDefault="00B64B52" w:rsidP="00B55342">
      <w:pPr>
        <w:spacing w:line="360" w:lineRule="auto"/>
        <w:jc w:val="both"/>
        <w:rPr>
          <w:rFonts w:cs="Arial"/>
          <w:lang w:val="es-ES"/>
        </w:rPr>
      </w:pPr>
      <w:r w:rsidRPr="009D6A0C">
        <w:rPr>
          <w:rStyle w:val="Textoennegrita"/>
          <w:rFonts w:cs="Arial"/>
          <w:lang w:val="es-ES"/>
        </w:rPr>
        <w:t>Caso 1: Reporte exitoso de ventas</w:t>
      </w:r>
    </w:p>
    <w:p w:rsidR="00B64B52" w:rsidRPr="00191070" w:rsidRDefault="00B64B52" w:rsidP="00B55342">
      <w:pPr>
        <w:spacing w:line="360" w:lineRule="auto"/>
        <w:jc w:val="both"/>
        <w:rPr>
          <w:rFonts w:cs="Arial"/>
          <w:lang w:val="es-ES"/>
        </w:rPr>
      </w:pPr>
      <w:r w:rsidRPr="00191070">
        <w:rPr>
          <w:rFonts w:cs="Arial"/>
          <w:lang w:val="es-ES"/>
        </w:rPr>
        <w:t>Entrada: Fecha inicio: 01/11/2025, Fecha fin: 04/11/2025</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"Generar reporte"</w:t>
      </w:r>
    </w:p>
    <w:p w:rsidR="00B64B52" w:rsidRPr="00191070" w:rsidRDefault="00B64B52" w:rsidP="00B55342">
      <w:pPr>
        <w:spacing w:line="360" w:lineRule="auto"/>
        <w:jc w:val="both"/>
        <w:rPr>
          <w:rFonts w:cs="Arial"/>
          <w:lang w:val="es-ES"/>
        </w:rPr>
      </w:pPr>
      <w:r w:rsidRPr="00191070">
        <w:rPr>
          <w:rFonts w:cs="Arial"/>
          <w:lang w:val="es-ES"/>
        </w:rPr>
        <w:t>Resultado esperado: Reporte de ventas generado + listado de pedidos por estado + mensaje "Reporte generado correctamente"</w:t>
      </w:r>
    </w:p>
    <w:p w:rsidR="00B64B52" w:rsidRPr="00191070" w:rsidRDefault="00B64B52" w:rsidP="00B55342">
      <w:pPr>
        <w:spacing w:line="360" w:lineRule="auto"/>
        <w:jc w:val="both"/>
        <w:rPr>
          <w:rFonts w:cs="Arial"/>
          <w:lang w:val="es-ES"/>
        </w:rPr>
      </w:pPr>
      <w:r w:rsidRPr="00191070">
        <w:rPr>
          <w:rStyle w:val="Textoennegrita"/>
          <w:rFonts w:cs="Arial"/>
          <w:lang w:val="es-ES"/>
        </w:rPr>
        <w:t>Caso 2: Sin datos en rango seleccionado</w:t>
      </w:r>
    </w:p>
    <w:p w:rsidR="00B64B52" w:rsidRPr="00191070" w:rsidRDefault="00B64B52" w:rsidP="00B55342">
      <w:pPr>
        <w:spacing w:line="360" w:lineRule="auto"/>
        <w:jc w:val="both"/>
        <w:rPr>
          <w:rFonts w:cs="Arial"/>
          <w:lang w:val="es-ES"/>
        </w:rPr>
      </w:pPr>
      <w:r w:rsidRPr="00191070">
        <w:rPr>
          <w:rFonts w:cs="Arial"/>
          <w:lang w:val="es-ES"/>
        </w:rPr>
        <w:t>Entrada: Fecha inicio: 01/01/2020, Fecha fin: 05/01/2020</w:t>
      </w:r>
    </w:p>
    <w:p w:rsidR="00B64B52" w:rsidRPr="009D6A0C" w:rsidRDefault="00B64B52" w:rsidP="00B55342">
      <w:pPr>
        <w:spacing w:line="360" w:lineRule="auto"/>
        <w:jc w:val="both"/>
        <w:rPr>
          <w:rFonts w:cs="Arial"/>
          <w:lang w:val="es-ES"/>
        </w:rPr>
      </w:pPr>
      <w:r w:rsidRPr="009D6A0C">
        <w:rPr>
          <w:rFonts w:cs="Arial"/>
          <w:lang w:val="es-ES"/>
        </w:rPr>
        <w:lastRenderedPageBreak/>
        <w:t xml:space="preserve">Acción: </w:t>
      </w:r>
      <w:proofErr w:type="spellStart"/>
      <w:r w:rsidRPr="009D6A0C">
        <w:rPr>
          <w:rFonts w:cs="Arial"/>
          <w:lang w:val="es-ES"/>
        </w:rPr>
        <w:t>Click</w:t>
      </w:r>
      <w:proofErr w:type="spellEnd"/>
      <w:r w:rsidRPr="009D6A0C">
        <w:rPr>
          <w:rFonts w:cs="Arial"/>
          <w:lang w:val="es-ES"/>
        </w:rPr>
        <w:t xml:space="preserve"> "Generar reporte"</w:t>
      </w:r>
    </w:p>
    <w:p w:rsidR="00B64B52" w:rsidRPr="00191070" w:rsidRDefault="00B64B52" w:rsidP="00B55342">
      <w:pPr>
        <w:spacing w:line="360" w:lineRule="auto"/>
        <w:jc w:val="both"/>
        <w:rPr>
          <w:rFonts w:cs="Arial"/>
          <w:lang w:val="es-ES"/>
        </w:rPr>
      </w:pPr>
      <w:r w:rsidRPr="00191070">
        <w:rPr>
          <w:rFonts w:cs="Arial"/>
          <w:lang w:val="es-ES"/>
        </w:rPr>
        <w:t>Resultado esperado: Mensaje "No se encontraron datos para el periodo seleccionado"</w:t>
      </w:r>
    </w:p>
    <w:p w:rsidR="00B64B52" w:rsidRPr="00191070" w:rsidRDefault="008202A4" w:rsidP="00B55342">
      <w:pPr>
        <w:spacing w:line="360" w:lineRule="auto"/>
        <w:jc w:val="both"/>
        <w:rPr>
          <w:rFonts w:cs="Arial"/>
          <w:szCs w:val="24"/>
        </w:rPr>
      </w:pPr>
      <w:r>
        <w:rPr>
          <w:rFonts w:cs="Arial"/>
          <w:szCs w:val="24"/>
        </w:rPr>
        <w:pict>
          <v:rect id="_x0000_i1066" style="width:0;height:1.5pt" o:hralign="center" o:hrstd="t" o:hr="t" fillcolor="#a0a0a0" stroked="f"/>
        </w:pict>
      </w:r>
    </w:p>
    <w:p w:rsidR="00B64B52" w:rsidRPr="00191070" w:rsidRDefault="00B64B52" w:rsidP="00B55342">
      <w:pPr>
        <w:spacing w:line="360" w:lineRule="auto"/>
        <w:jc w:val="both"/>
        <w:rPr>
          <w:rFonts w:cs="Arial"/>
          <w:lang w:val="es-ES"/>
        </w:rPr>
      </w:pPr>
      <w:bookmarkStart w:id="82" w:name="_Toc213227179"/>
      <w:r w:rsidRPr="00191070">
        <w:rPr>
          <w:rFonts w:cs="Arial"/>
          <w:lang w:val="es-ES"/>
        </w:rPr>
        <w:t>Requisito: "Exportar / importar datos (CSV/Excel)"</w:t>
      </w:r>
      <w:bookmarkEnd w:id="82"/>
    </w:p>
    <w:p w:rsidR="00B64B52" w:rsidRPr="009D6A0C" w:rsidRDefault="00B64B52" w:rsidP="00B55342">
      <w:pPr>
        <w:spacing w:line="360" w:lineRule="auto"/>
        <w:jc w:val="both"/>
        <w:rPr>
          <w:rFonts w:cs="Arial"/>
          <w:lang w:val="es-ES"/>
        </w:rPr>
      </w:pPr>
      <w:r w:rsidRPr="009D6A0C">
        <w:rPr>
          <w:rStyle w:val="Textoennegrita"/>
          <w:rFonts w:cs="Arial"/>
          <w:lang w:val="es-ES"/>
        </w:rPr>
        <w:t>Caso 1: Exportación exitosa</w:t>
      </w:r>
    </w:p>
    <w:p w:rsidR="00B64B52" w:rsidRPr="009D6A0C" w:rsidRDefault="00B64B52" w:rsidP="00B55342">
      <w:pPr>
        <w:spacing w:line="360" w:lineRule="auto"/>
        <w:jc w:val="both"/>
        <w:rPr>
          <w:rFonts w:cs="Arial"/>
          <w:lang w:val="es-ES"/>
        </w:rPr>
      </w:pPr>
      <w:r w:rsidRPr="009D6A0C">
        <w:rPr>
          <w:rFonts w:cs="Arial"/>
          <w:lang w:val="es-ES"/>
        </w:rPr>
        <w:t>Entrada: Listado de clientes</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"Exportar CSV"</w:t>
      </w:r>
    </w:p>
    <w:p w:rsidR="00B64B52" w:rsidRPr="00191070" w:rsidRDefault="00B64B52" w:rsidP="00B55342">
      <w:pPr>
        <w:spacing w:line="360" w:lineRule="auto"/>
        <w:jc w:val="both"/>
        <w:rPr>
          <w:rFonts w:cs="Arial"/>
          <w:lang w:val="es-ES"/>
        </w:rPr>
      </w:pPr>
      <w:r w:rsidRPr="00191070">
        <w:rPr>
          <w:rFonts w:cs="Arial"/>
          <w:lang w:val="es-ES"/>
        </w:rPr>
        <w:t>Resultado esperado: Archivo CSV generado + mensaje "Exportación realizada correctamente"</w:t>
      </w:r>
    </w:p>
    <w:p w:rsidR="00B64B52" w:rsidRPr="009D6A0C" w:rsidRDefault="00B64B52" w:rsidP="00B55342">
      <w:pPr>
        <w:spacing w:line="360" w:lineRule="auto"/>
        <w:jc w:val="both"/>
        <w:rPr>
          <w:rFonts w:cs="Arial"/>
          <w:lang w:val="es-ES"/>
        </w:rPr>
      </w:pPr>
      <w:r w:rsidRPr="009D6A0C">
        <w:rPr>
          <w:rStyle w:val="Textoennegrita"/>
          <w:rFonts w:cs="Arial"/>
          <w:lang w:val="es-ES"/>
        </w:rPr>
        <w:t>Caso 2: Importación exitosa</w:t>
      </w:r>
    </w:p>
    <w:p w:rsidR="00B64B52" w:rsidRPr="00191070" w:rsidRDefault="00B64B52" w:rsidP="00B55342">
      <w:pPr>
        <w:spacing w:line="360" w:lineRule="auto"/>
        <w:jc w:val="both"/>
        <w:rPr>
          <w:rFonts w:cs="Arial"/>
          <w:lang w:val="es-ES"/>
        </w:rPr>
      </w:pPr>
      <w:r w:rsidRPr="00191070">
        <w:rPr>
          <w:rFonts w:cs="Arial"/>
          <w:lang w:val="es-ES"/>
        </w:rPr>
        <w:t>Entrada: Archivo Excel con productos válidos</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"Importar datos"</w:t>
      </w:r>
    </w:p>
    <w:p w:rsidR="00B64B52" w:rsidRPr="00191070" w:rsidRDefault="00B64B52" w:rsidP="00B55342">
      <w:pPr>
        <w:spacing w:line="360" w:lineRule="auto"/>
        <w:jc w:val="both"/>
        <w:rPr>
          <w:rFonts w:cs="Arial"/>
          <w:lang w:val="es-ES"/>
        </w:rPr>
      </w:pPr>
      <w:r w:rsidRPr="00191070">
        <w:rPr>
          <w:rFonts w:cs="Arial"/>
          <w:lang w:val="es-ES"/>
        </w:rPr>
        <w:t>Resultado esperado: Datos importados correctamente + mensaje "Importación realizada exitosamente"</w:t>
      </w:r>
    </w:p>
    <w:p w:rsidR="00B64B52" w:rsidRPr="009D6A0C" w:rsidRDefault="00B64B52" w:rsidP="00B55342">
      <w:pPr>
        <w:spacing w:line="360" w:lineRule="auto"/>
        <w:jc w:val="both"/>
        <w:rPr>
          <w:rFonts w:cs="Arial"/>
          <w:lang w:val="es-ES"/>
        </w:rPr>
      </w:pPr>
      <w:r w:rsidRPr="009D6A0C">
        <w:rPr>
          <w:rStyle w:val="Textoennegrita"/>
          <w:rFonts w:cs="Arial"/>
          <w:lang w:val="es-ES"/>
        </w:rPr>
        <w:t>Caso 3: Archivo con formato incorrecto</w:t>
      </w:r>
    </w:p>
    <w:p w:rsidR="00B64B52" w:rsidRPr="009D6A0C" w:rsidRDefault="00B64B52" w:rsidP="00B55342">
      <w:pPr>
        <w:spacing w:line="360" w:lineRule="auto"/>
        <w:jc w:val="both"/>
        <w:rPr>
          <w:rFonts w:cs="Arial"/>
          <w:lang w:val="es-ES"/>
        </w:rPr>
      </w:pPr>
      <w:r w:rsidRPr="009D6A0C">
        <w:rPr>
          <w:rFonts w:cs="Arial"/>
          <w:lang w:val="es-ES"/>
        </w:rPr>
        <w:t>Entrada: Archivo con columnas faltantes</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"Importar datos"</w:t>
      </w:r>
    </w:p>
    <w:p w:rsidR="00B64B52" w:rsidRPr="00191070" w:rsidRDefault="00B64B52" w:rsidP="00B55342">
      <w:pPr>
        <w:spacing w:line="360" w:lineRule="auto"/>
        <w:jc w:val="both"/>
        <w:rPr>
          <w:rFonts w:cs="Arial"/>
          <w:lang w:val="es-ES"/>
        </w:rPr>
      </w:pPr>
      <w:r w:rsidRPr="00191070">
        <w:rPr>
          <w:rFonts w:cs="Arial"/>
          <w:lang w:val="es-ES"/>
        </w:rPr>
        <w:t>Resultado esperado: Mensaje "Archivo inválido, revisar formato" + importación no realizada</w:t>
      </w:r>
    </w:p>
    <w:p w:rsidR="00B64B52" w:rsidRPr="00191070" w:rsidRDefault="00B64B52" w:rsidP="00B55342">
      <w:pPr>
        <w:spacing w:line="360" w:lineRule="auto"/>
        <w:jc w:val="both"/>
        <w:rPr>
          <w:rFonts w:eastAsia="Times New Roman" w:cs="Arial"/>
          <w:lang w:val="es-ES" w:eastAsia="en-US"/>
        </w:rPr>
      </w:pPr>
      <w:bookmarkStart w:id="83" w:name="_Toc213227180"/>
      <w:r w:rsidRPr="00191070">
        <w:rPr>
          <w:rFonts w:cs="Arial"/>
          <w:lang w:val="es-ES"/>
        </w:rPr>
        <w:t>Requisito: "Auditar actividades"</w:t>
      </w:r>
      <w:bookmarkEnd w:id="83"/>
    </w:p>
    <w:p w:rsidR="00B64B52" w:rsidRPr="00191070" w:rsidRDefault="00B64B52" w:rsidP="00B55342">
      <w:pPr>
        <w:spacing w:line="360" w:lineRule="auto"/>
        <w:jc w:val="both"/>
        <w:rPr>
          <w:rFonts w:cs="Arial"/>
          <w:lang w:val="es-ES"/>
        </w:rPr>
      </w:pPr>
      <w:r w:rsidRPr="00191070">
        <w:rPr>
          <w:rStyle w:val="Textoennegrita"/>
          <w:rFonts w:cs="Arial"/>
          <w:lang w:val="es-ES"/>
        </w:rPr>
        <w:t>Caso 1: Registro de acción de creación</w:t>
      </w:r>
    </w:p>
    <w:p w:rsidR="00B64B52" w:rsidRPr="00191070" w:rsidRDefault="00B64B52" w:rsidP="00B55342">
      <w:pPr>
        <w:spacing w:line="360" w:lineRule="auto"/>
        <w:jc w:val="both"/>
        <w:rPr>
          <w:rFonts w:cs="Arial"/>
          <w:lang w:val="es-ES"/>
        </w:rPr>
      </w:pPr>
      <w:r w:rsidRPr="00191070">
        <w:rPr>
          <w:rFonts w:cs="Arial"/>
          <w:lang w:val="es-ES"/>
        </w:rPr>
        <w:lastRenderedPageBreak/>
        <w:t>Entrada: Usuario crea un producto: Ácido Acético</w:t>
      </w:r>
    </w:p>
    <w:p w:rsidR="00B64B52" w:rsidRPr="00191070" w:rsidRDefault="00B64B52" w:rsidP="00B55342">
      <w:pPr>
        <w:spacing w:line="360" w:lineRule="auto"/>
        <w:jc w:val="both"/>
        <w:rPr>
          <w:rFonts w:cs="Arial"/>
          <w:lang w:val="es-ES"/>
        </w:rPr>
      </w:pPr>
      <w:r w:rsidRPr="00191070">
        <w:rPr>
          <w:rFonts w:cs="Arial"/>
          <w:lang w:val="es-ES"/>
        </w:rPr>
        <w:t>Acción: Sistema registra automáticamente la acción</w:t>
      </w:r>
    </w:p>
    <w:p w:rsidR="00B64B52" w:rsidRPr="00191070" w:rsidRDefault="00B64B52" w:rsidP="00B55342">
      <w:pPr>
        <w:spacing w:line="360" w:lineRule="auto"/>
        <w:jc w:val="both"/>
        <w:rPr>
          <w:rFonts w:cs="Arial"/>
          <w:lang w:val="es-ES"/>
        </w:rPr>
      </w:pPr>
      <w:r w:rsidRPr="00191070">
        <w:rPr>
          <w:rFonts w:cs="Arial"/>
          <w:lang w:val="es-ES"/>
        </w:rPr>
        <w:t>Resultado esperado: Auditoría refleja creación + mensaje "Actividad registrada en auditoría"</w:t>
      </w:r>
    </w:p>
    <w:p w:rsidR="00B64B52" w:rsidRPr="00191070" w:rsidRDefault="00B64B52" w:rsidP="00B55342">
      <w:pPr>
        <w:spacing w:line="360" w:lineRule="auto"/>
        <w:jc w:val="both"/>
        <w:rPr>
          <w:rFonts w:cs="Arial"/>
          <w:lang w:val="es-ES"/>
        </w:rPr>
      </w:pPr>
      <w:r w:rsidRPr="00191070">
        <w:rPr>
          <w:rStyle w:val="Textoennegrita"/>
          <w:rFonts w:cs="Arial"/>
          <w:lang w:val="es-ES"/>
        </w:rPr>
        <w:t>Caso 2: Registro de acción de eliminación</w:t>
      </w:r>
    </w:p>
    <w:p w:rsidR="00B64B52" w:rsidRPr="00191070" w:rsidRDefault="00B64B52" w:rsidP="00B55342">
      <w:pPr>
        <w:spacing w:line="360" w:lineRule="auto"/>
        <w:jc w:val="both"/>
        <w:rPr>
          <w:rFonts w:cs="Arial"/>
          <w:lang w:val="es-ES"/>
        </w:rPr>
      </w:pPr>
      <w:r w:rsidRPr="00191070">
        <w:rPr>
          <w:rFonts w:cs="Arial"/>
          <w:lang w:val="es-ES"/>
        </w:rPr>
        <w:t>Entrada: Usuario elimina cliente: Juan Pérez</w:t>
      </w:r>
    </w:p>
    <w:p w:rsidR="00B64B52" w:rsidRPr="00191070" w:rsidRDefault="00B64B52" w:rsidP="00B55342">
      <w:pPr>
        <w:spacing w:line="360" w:lineRule="auto"/>
        <w:jc w:val="both"/>
        <w:rPr>
          <w:rFonts w:cs="Arial"/>
          <w:lang w:val="es-ES"/>
        </w:rPr>
      </w:pPr>
      <w:r w:rsidRPr="00191070">
        <w:rPr>
          <w:rFonts w:cs="Arial"/>
          <w:lang w:val="es-ES"/>
        </w:rPr>
        <w:t>Acción: Sistema registra automáticamente la acción</w:t>
      </w:r>
    </w:p>
    <w:p w:rsidR="00B64B52" w:rsidRPr="00191070" w:rsidRDefault="00B64B52" w:rsidP="00B55342">
      <w:pPr>
        <w:spacing w:line="360" w:lineRule="auto"/>
        <w:jc w:val="both"/>
        <w:rPr>
          <w:rFonts w:cs="Arial"/>
          <w:lang w:val="es-ES"/>
        </w:rPr>
      </w:pPr>
      <w:r w:rsidRPr="00191070">
        <w:rPr>
          <w:rFonts w:cs="Arial"/>
          <w:lang w:val="es-ES"/>
        </w:rPr>
        <w:t>Resultado esperado: Auditoría refleja eliminación + mensaje "Actividad registrada en auditoría"</w:t>
      </w:r>
    </w:p>
    <w:p w:rsidR="00B64B52" w:rsidRPr="00191070" w:rsidRDefault="008202A4" w:rsidP="00B55342">
      <w:pPr>
        <w:spacing w:line="360" w:lineRule="auto"/>
        <w:jc w:val="both"/>
        <w:rPr>
          <w:rFonts w:cs="Arial"/>
          <w:szCs w:val="24"/>
        </w:rPr>
      </w:pPr>
      <w:r>
        <w:rPr>
          <w:rFonts w:cs="Arial"/>
          <w:szCs w:val="24"/>
        </w:rPr>
        <w:pict>
          <v:rect id="_x0000_i1067" style="width:0;height:1.5pt" o:hralign="center" o:hrstd="t" o:hr="t" fillcolor="#a0a0a0" stroked="f"/>
        </w:pict>
      </w:r>
    </w:p>
    <w:p w:rsidR="00B64B52" w:rsidRPr="00191070" w:rsidRDefault="00B64B52" w:rsidP="00B55342">
      <w:pPr>
        <w:spacing w:line="360" w:lineRule="auto"/>
        <w:jc w:val="both"/>
        <w:rPr>
          <w:rFonts w:cs="Arial"/>
          <w:lang w:val="es-ES"/>
        </w:rPr>
      </w:pPr>
      <w:bookmarkStart w:id="84" w:name="_Toc213227181"/>
      <w:r w:rsidRPr="00191070">
        <w:rPr>
          <w:rFonts w:cs="Arial"/>
          <w:lang w:val="es-ES"/>
        </w:rPr>
        <w:t>Requisito: "Notificar automáticamente"</w:t>
      </w:r>
      <w:bookmarkEnd w:id="84"/>
    </w:p>
    <w:p w:rsidR="00B64B52" w:rsidRPr="00191070" w:rsidRDefault="00B64B52" w:rsidP="00B55342">
      <w:pPr>
        <w:spacing w:line="360" w:lineRule="auto"/>
        <w:jc w:val="both"/>
        <w:rPr>
          <w:rFonts w:cs="Arial"/>
          <w:lang w:val="es-ES"/>
        </w:rPr>
      </w:pPr>
      <w:r w:rsidRPr="00191070">
        <w:rPr>
          <w:rStyle w:val="Textoennegrita"/>
          <w:rFonts w:cs="Arial"/>
          <w:lang w:val="es-ES"/>
        </w:rPr>
        <w:t>Caso 1: Notificación de pedido confirmado</w:t>
      </w:r>
    </w:p>
    <w:p w:rsidR="00B64B52" w:rsidRPr="009D6A0C" w:rsidRDefault="00B64B52" w:rsidP="00B55342">
      <w:pPr>
        <w:spacing w:line="360" w:lineRule="auto"/>
        <w:jc w:val="both"/>
        <w:rPr>
          <w:rFonts w:cs="Arial"/>
          <w:lang w:val="es-ES"/>
        </w:rPr>
      </w:pPr>
      <w:r w:rsidRPr="009D6A0C">
        <w:rPr>
          <w:rFonts w:cs="Arial"/>
          <w:lang w:val="es-ES"/>
        </w:rPr>
        <w:t>Entrada: Pedido: 12345 confirmado</w:t>
      </w:r>
    </w:p>
    <w:p w:rsidR="00B64B52" w:rsidRPr="00191070" w:rsidRDefault="00B64B52" w:rsidP="00B55342">
      <w:pPr>
        <w:spacing w:line="360" w:lineRule="auto"/>
        <w:jc w:val="both"/>
        <w:rPr>
          <w:rFonts w:cs="Arial"/>
          <w:lang w:val="es-ES"/>
        </w:rPr>
      </w:pPr>
      <w:r w:rsidRPr="00191070">
        <w:rPr>
          <w:rFonts w:cs="Arial"/>
          <w:lang w:val="es-ES"/>
        </w:rPr>
        <w:t>Acción: Sistema envía correo/SMS automáticamente</w:t>
      </w:r>
    </w:p>
    <w:p w:rsidR="00B64B52" w:rsidRPr="00191070" w:rsidRDefault="00B64B52" w:rsidP="00B55342">
      <w:pPr>
        <w:spacing w:line="360" w:lineRule="auto"/>
        <w:jc w:val="both"/>
        <w:rPr>
          <w:rFonts w:cs="Arial"/>
          <w:lang w:val="es-ES"/>
        </w:rPr>
      </w:pPr>
      <w:r w:rsidRPr="00191070">
        <w:rPr>
          <w:rFonts w:cs="Arial"/>
          <w:lang w:val="es-ES"/>
        </w:rPr>
        <w:t>Resultado esperado: Cliente recibe notificación + mensaje "Notificación enviada correctamente"</w:t>
      </w:r>
    </w:p>
    <w:p w:rsidR="00B64B52" w:rsidRPr="009D6A0C" w:rsidRDefault="00B64B52" w:rsidP="00B55342">
      <w:pPr>
        <w:spacing w:line="360" w:lineRule="auto"/>
        <w:jc w:val="both"/>
        <w:rPr>
          <w:rFonts w:cs="Arial"/>
          <w:lang w:val="es-ES"/>
        </w:rPr>
      </w:pPr>
      <w:r w:rsidRPr="009D6A0C">
        <w:rPr>
          <w:rStyle w:val="Textoennegrita"/>
          <w:rFonts w:cs="Arial"/>
          <w:lang w:val="es-ES"/>
        </w:rPr>
        <w:t>Caso 2: Notificación de pago recibido</w:t>
      </w:r>
    </w:p>
    <w:p w:rsidR="00B64B52" w:rsidRPr="009D6A0C" w:rsidRDefault="00B64B52" w:rsidP="00B55342">
      <w:pPr>
        <w:spacing w:line="360" w:lineRule="auto"/>
        <w:jc w:val="both"/>
        <w:rPr>
          <w:rFonts w:cs="Arial"/>
          <w:lang w:val="es-ES"/>
        </w:rPr>
      </w:pPr>
      <w:r w:rsidRPr="009D6A0C">
        <w:rPr>
          <w:rFonts w:cs="Arial"/>
          <w:lang w:val="es-ES"/>
        </w:rPr>
        <w:t>Entrada: Pedido: 12346, Pago registrado</w:t>
      </w:r>
    </w:p>
    <w:p w:rsidR="00B64B52" w:rsidRPr="00191070" w:rsidRDefault="00B64B52" w:rsidP="00B55342">
      <w:pPr>
        <w:spacing w:line="360" w:lineRule="auto"/>
        <w:jc w:val="both"/>
        <w:rPr>
          <w:rFonts w:cs="Arial"/>
          <w:lang w:val="es-ES"/>
        </w:rPr>
      </w:pPr>
      <w:r w:rsidRPr="00191070">
        <w:rPr>
          <w:rFonts w:cs="Arial"/>
          <w:lang w:val="es-ES"/>
        </w:rPr>
        <w:t>Acción: Sistema envía correo/SMS automáticamente</w:t>
      </w:r>
    </w:p>
    <w:p w:rsidR="00B64B52" w:rsidRPr="00191070" w:rsidRDefault="00B64B52" w:rsidP="00B55342">
      <w:pPr>
        <w:spacing w:line="360" w:lineRule="auto"/>
        <w:jc w:val="both"/>
        <w:rPr>
          <w:rFonts w:cs="Arial"/>
          <w:lang w:val="es-ES"/>
        </w:rPr>
      </w:pPr>
      <w:r w:rsidRPr="00191070">
        <w:rPr>
          <w:rFonts w:cs="Arial"/>
          <w:lang w:val="es-ES"/>
        </w:rPr>
        <w:t>Resultado esperado: Cliente recibe notificación + mensaje "Notificación enviada correctamente"</w:t>
      </w:r>
    </w:p>
    <w:p w:rsidR="00B64B52" w:rsidRPr="00191070" w:rsidRDefault="008202A4" w:rsidP="00B55342">
      <w:pPr>
        <w:spacing w:line="360" w:lineRule="auto"/>
        <w:jc w:val="both"/>
        <w:rPr>
          <w:rFonts w:cs="Arial"/>
          <w:szCs w:val="24"/>
        </w:rPr>
      </w:pPr>
      <w:r>
        <w:rPr>
          <w:rFonts w:cs="Arial"/>
          <w:szCs w:val="24"/>
        </w:rPr>
        <w:pict>
          <v:rect id="_x0000_i1068" style="width:0;height:1.5pt" o:hralign="center" o:hrstd="t" o:hr="t" fillcolor="#a0a0a0" stroked="f"/>
        </w:pict>
      </w:r>
    </w:p>
    <w:p w:rsidR="00B64B52" w:rsidRPr="00191070" w:rsidRDefault="00B64B52" w:rsidP="00B55342">
      <w:pPr>
        <w:spacing w:line="360" w:lineRule="auto"/>
        <w:jc w:val="both"/>
        <w:rPr>
          <w:rFonts w:cs="Arial"/>
          <w:lang w:val="es-ES"/>
        </w:rPr>
      </w:pPr>
      <w:bookmarkStart w:id="85" w:name="_Toc213227182"/>
      <w:r w:rsidRPr="00191070">
        <w:rPr>
          <w:rFonts w:cs="Arial"/>
          <w:lang w:val="es-ES"/>
        </w:rPr>
        <w:lastRenderedPageBreak/>
        <w:t xml:space="preserve">Requisito: "Emitir panel administrativo / </w:t>
      </w:r>
      <w:proofErr w:type="spellStart"/>
      <w:r w:rsidRPr="00191070">
        <w:rPr>
          <w:rFonts w:cs="Arial"/>
          <w:lang w:val="es-ES"/>
        </w:rPr>
        <w:t>dashboard</w:t>
      </w:r>
      <w:proofErr w:type="spellEnd"/>
      <w:r w:rsidRPr="00191070">
        <w:rPr>
          <w:rFonts w:cs="Arial"/>
          <w:lang w:val="es-ES"/>
        </w:rPr>
        <w:t>"</w:t>
      </w:r>
      <w:bookmarkEnd w:id="85"/>
    </w:p>
    <w:p w:rsidR="00B64B52" w:rsidRPr="009D6A0C" w:rsidRDefault="00B64B52" w:rsidP="00B55342">
      <w:pPr>
        <w:spacing w:line="360" w:lineRule="auto"/>
        <w:jc w:val="both"/>
        <w:rPr>
          <w:rFonts w:cs="Arial"/>
          <w:lang w:val="es-ES"/>
        </w:rPr>
      </w:pPr>
      <w:r w:rsidRPr="009D6A0C">
        <w:rPr>
          <w:rStyle w:val="Textoennegrita"/>
          <w:rFonts w:cs="Arial"/>
          <w:lang w:val="es-ES"/>
        </w:rPr>
        <w:t>Caso 1: Visualización de indicadores</w:t>
      </w:r>
    </w:p>
    <w:p w:rsidR="00B64B52" w:rsidRPr="009D6A0C" w:rsidRDefault="00B64B52" w:rsidP="00B55342">
      <w:pPr>
        <w:spacing w:line="360" w:lineRule="auto"/>
        <w:jc w:val="both"/>
        <w:rPr>
          <w:rFonts w:cs="Arial"/>
          <w:lang w:val="es-ES"/>
        </w:rPr>
      </w:pPr>
      <w:r w:rsidRPr="009D6A0C">
        <w:rPr>
          <w:rFonts w:cs="Arial"/>
          <w:lang w:val="es-ES"/>
        </w:rPr>
        <w:t xml:space="preserve">Entrada: Usuario administrador </w:t>
      </w:r>
      <w:proofErr w:type="spellStart"/>
      <w:r w:rsidRPr="009D6A0C">
        <w:rPr>
          <w:rFonts w:cs="Arial"/>
          <w:lang w:val="es-ES"/>
        </w:rPr>
        <w:t>logueado</w:t>
      </w:r>
      <w:proofErr w:type="spellEnd"/>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"Abrir </w:t>
      </w:r>
      <w:proofErr w:type="spellStart"/>
      <w:r w:rsidRPr="009D6A0C">
        <w:rPr>
          <w:rFonts w:cs="Arial"/>
          <w:lang w:val="es-ES"/>
        </w:rPr>
        <w:t>dashboard</w:t>
      </w:r>
      <w:proofErr w:type="spellEnd"/>
      <w:r w:rsidRPr="009D6A0C">
        <w:rPr>
          <w:rFonts w:cs="Arial"/>
          <w:lang w:val="es-ES"/>
        </w:rPr>
        <w:t>"</w:t>
      </w:r>
    </w:p>
    <w:p w:rsidR="00B64B52" w:rsidRPr="00191070" w:rsidRDefault="00B64B52" w:rsidP="00B55342">
      <w:pPr>
        <w:spacing w:line="360" w:lineRule="auto"/>
        <w:jc w:val="both"/>
        <w:rPr>
          <w:rFonts w:cs="Arial"/>
          <w:lang w:val="es-ES"/>
        </w:rPr>
      </w:pPr>
      <w:r w:rsidRPr="00191070">
        <w:rPr>
          <w:rFonts w:cs="Arial"/>
          <w:lang w:val="es-ES"/>
        </w:rPr>
        <w:t>Resultado esperado: Visualización de ventas, pedidos pendientes, stock crítico y alertas + mensaje "</w:t>
      </w:r>
      <w:proofErr w:type="spellStart"/>
      <w:r w:rsidRPr="00191070">
        <w:rPr>
          <w:rFonts w:cs="Arial"/>
          <w:lang w:val="es-ES"/>
        </w:rPr>
        <w:t>Dashboard</w:t>
      </w:r>
      <w:proofErr w:type="spellEnd"/>
      <w:r w:rsidRPr="00191070">
        <w:rPr>
          <w:rFonts w:cs="Arial"/>
          <w:lang w:val="es-ES"/>
        </w:rPr>
        <w:t xml:space="preserve"> cargado correctamente"</w:t>
      </w:r>
    </w:p>
    <w:p w:rsidR="00B64B52" w:rsidRPr="009D6A0C" w:rsidRDefault="00B64B52" w:rsidP="00B55342">
      <w:pPr>
        <w:spacing w:line="360" w:lineRule="auto"/>
        <w:jc w:val="both"/>
        <w:rPr>
          <w:rFonts w:cs="Arial"/>
          <w:lang w:val="es-ES"/>
        </w:rPr>
      </w:pPr>
      <w:r w:rsidRPr="009D6A0C">
        <w:rPr>
          <w:rStyle w:val="Textoennegrita"/>
          <w:rFonts w:cs="Arial"/>
          <w:lang w:val="es-ES"/>
        </w:rPr>
        <w:t>Caso 2: Usuario sin permisos</w:t>
      </w:r>
    </w:p>
    <w:p w:rsidR="00B64B52" w:rsidRPr="009D6A0C" w:rsidRDefault="00B64B52" w:rsidP="00B55342">
      <w:pPr>
        <w:spacing w:line="360" w:lineRule="auto"/>
        <w:jc w:val="both"/>
        <w:rPr>
          <w:rFonts w:cs="Arial"/>
          <w:lang w:val="es-ES"/>
        </w:rPr>
      </w:pPr>
      <w:r w:rsidRPr="009D6A0C">
        <w:rPr>
          <w:rFonts w:cs="Arial"/>
          <w:lang w:val="es-ES"/>
        </w:rPr>
        <w:t xml:space="preserve">Entrada: Usuario vendedor </w:t>
      </w:r>
      <w:proofErr w:type="spellStart"/>
      <w:r w:rsidRPr="009D6A0C">
        <w:rPr>
          <w:rFonts w:cs="Arial"/>
          <w:lang w:val="es-ES"/>
        </w:rPr>
        <w:t>logueado</w:t>
      </w:r>
      <w:proofErr w:type="spellEnd"/>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"Abrir </w:t>
      </w:r>
      <w:proofErr w:type="spellStart"/>
      <w:r w:rsidRPr="009D6A0C">
        <w:rPr>
          <w:rFonts w:cs="Arial"/>
          <w:lang w:val="es-ES"/>
        </w:rPr>
        <w:t>dashboard</w:t>
      </w:r>
      <w:proofErr w:type="spellEnd"/>
      <w:r w:rsidRPr="009D6A0C">
        <w:rPr>
          <w:rFonts w:cs="Arial"/>
          <w:lang w:val="es-ES"/>
        </w:rPr>
        <w:t>"</w:t>
      </w:r>
    </w:p>
    <w:p w:rsidR="00B64B52" w:rsidRPr="00191070" w:rsidRDefault="00B64B52" w:rsidP="00B55342">
      <w:pPr>
        <w:spacing w:line="360" w:lineRule="auto"/>
        <w:jc w:val="both"/>
        <w:rPr>
          <w:rFonts w:cs="Arial"/>
          <w:lang w:val="es-ES"/>
        </w:rPr>
      </w:pPr>
      <w:r w:rsidRPr="00191070">
        <w:rPr>
          <w:rFonts w:cs="Arial"/>
          <w:lang w:val="es-ES"/>
        </w:rPr>
        <w:t>Resultado esperado: Mensaje "No tiene permisos para acceder al panel administrativo" + acceso denegado</w:t>
      </w:r>
    </w:p>
    <w:p w:rsidR="00B64B52" w:rsidRPr="00191070" w:rsidRDefault="008202A4" w:rsidP="00B55342">
      <w:pPr>
        <w:spacing w:line="360" w:lineRule="auto"/>
        <w:jc w:val="both"/>
        <w:rPr>
          <w:rFonts w:cs="Arial"/>
          <w:szCs w:val="24"/>
        </w:rPr>
      </w:pPr>
      <w:r>
        <w:rPr>
          <w:rFonts w:cs="Arial"/>
          <w:szCs w:val="24"/>
        </w:rPr>
        <w:pict>
          <v:rect id="_x0000_i1069" style="width:0;height:1.5pt" o:hralign="center" o:hrstd="t" o:hr="t" fillcolor="#a0a0a0" stroked="f"/>
        </w:pict>
      </w:r>
    </w:p>
    <w:p w:rsidR="00B64B52" w:rsidRPr="00191070" w:rsidRDefault="00B64B52" w:rsidP="00B55342">
      <w:pPr>
        <w:spacing w:line="360" w:lineRule="auto"/>
        <w:jc w:val="both"/>
        <w:rPr>
          <w:rFonts w:cs="Arial"/>
          <w:lang w:val="es-ES"/>
        </w:rPr>
      </w:pPr>
      <w:bookmarkStart w:id="86" w:name="_Toc213227183"/>
      <w:r w:rsidRPr="00191070">
        <w:rPr>
          <w:rFonts w:cs="Arial"/>
          <w:lang w:val="es-ES"/>
        </w:rPr>
        <w:t>Requisito: "Emitir facturas legales"</w:t>
      </w:r>
      <w:bookmarkEnd w:id="86"/>
    </w:p>
    <w:p w:rsidR="00B64B52" w:rsidRPr="00191070" w:rsidRDefault="00B64B52" w:rsidP="00B55342">
      <w:pPr>
        <w:spacing w:line="360" w:lineRule="auto"/>
        <w:jc w:val="both"/>
        <w:rPr>
          <w:rFonts w:cs="Arial"/>
          <w:lang w:val="es-ES"/>
        </w:rPr>
      </w:pPr>
      <w:r w:rsidRPr="00191070">
        <w:rPr>
          <w:rStyle w:val="Textoennegrita"/>
          <w:rFonts w:cs="Arial"/>
          <w:lang w:val="es-ES"/>
        </w:rPr>
        <w:t>Caso 1: Generación de factura exitosa</w:t>
      </w:r>
    </w:p>
    <w:p w:rsidR="00B64B52" w:rsidRPr="00191070" w:rsidRDefault="00B64B52" w:rsidP="00B55342">
      <w:pPr>
        <w:spacing w:line="360" w:lineRule="auto"/>
        <w:jc w:val="both"/>
        <w:rPr>
          <w:rFonts w:cs="Arial"/>
          <w:lang w:val="es-ES"/>
        </w:rPr>
      </w:pPr>
      <w:r w:rsidRPr="00191070">
        <w:rPr>
          <w:rFonts w:cs="Arial"/>
          <w:lang w:val="es-ES"/>
        </w:rPr>
        <w:t>Entrada: Pedido pagado: 12345, Datos fiscales completos</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"Generar factura"</w:t>
      </w:r>
    </w:p>
    <w:p w:rsidR="00B64B52" w:rsidRPr="00191070" w:rsidRDefault="00B64B52" w:rsidP="00B55342">
      <w:pPr>
        <w:spacing w:line="360" w:lineRule="auto"/>
        <w:jc w:val="both"/>
        <w:rPr>
          <w:rFonts w:cs="Arial"/>
          <w:lang w:val="es-ES"/>
        </w:rPr>
      </w:pPr>
      <w:r w:rsidRPr="00191070">
        <w:rPr>
          <w:rFonts w:cs="Arial"/>
          <w:lang w:val="es-ES"/>
        </w:rPr>
        <w:t>Resultado esperado: Factura legal emitida en PDF + mensaje "Factura emitida correctamente"</w:t>
      </w:r>
    </w:p>
    <w:p w:rsidR="00B64B52" w:rsidRPr="009D6A0C" w:rsidRDefault="00B64B52" w:rsidP="00B55342">
      <w:pPr>
        <w:spacing w:line="360" w:lineRule="auto"/>
        <w:jc w:val="both"/>
        <w:rPr>
          <w:rFonts w:cs="Arial"/>
          <w:lang w:val="es-ES"/>
        </w:rPr>
      </w:pPr>
      <w:r w:rsidRPr="009D6A0C">
        <w:rPr>
          <w:rStyle w:val="Textoennegrita"/>
          <w:rFonts w:cs="Arial"/>
          <w:lang w:val="es-ES"/>
        </w:rPr>
        <w:t>Caso 2: Pedido no pagado</w:t>
      </w:r>
    </w:p>
    <w:p w:rsidR="00B64B52" w:rsidRPr="009D6A0C" w:rsidRDefault="00B64B52" w:rsidP="00B55342">
      <w:pPr>
        <w:spacing w:line="360" w:lineRule="auto"/>
        <w:jc w:val="both"/>
        <w:rPr>
          <w:rFonts w:cs="Arial"/>
          <w:lang w:val="es-ES"/>
        </w:rPr>
      </w:pPr>
      <w:r w:rsidRPr="009D6A0C">
        <w:rPr>
          <w:rFonts w:cs="Arial"/>
          <w:lang w:val="es-ES"/>
        </w:rPr>
        <w:t>Entrada: Pedido: 12346, Estado: Pendiente</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"Generar factura"</w:t>
      </w:r>
    </w:p>
    <w:p w:rsidR="00B64B52" w:rsidRPr="00191070" w:rsidRDefault="00B64B52" w:rsidP="00B55342">
      <w:pPr>
        <w:spacing w:line="360" w:lineRule="auto"/>
        <w:jc w:val="both"/>
        <w:rPr>
          <w:rFonts w:cs="Arial"/>
          <w:lang w:val="es-ES"/>
        </w:rPr>
      </w:pPr>
      <w:r w:rsidRPr="00191070">
        <w:rPr>
          <w:rFonts w:cs="Arial"/>
          <w:lang w:val="es-ES"/>
        </w:rPr>
        <w:lastRenderedPageBreak/>
        <w:t>Resultado esperado: Mensaje "No se puede emitir factura, pedido no pagado"</w:t>
      </w:r>
    </w:p>
    <w:p w:rsidR="00B64B52" w:rsidRPr="00191070" w:rsidRDefault="008202A4" w:rsidP="00B55342">
      <w:pPr>
        <w:spacing w:line="360" w:lineRule="auto"/>
        <w:jc w:val="both"/>
        <w:rPr>
          <w:rFonts w:cs="Arial"/>
          <w:szCs w:val="24"/>
        </w:rPr>
      </w:pPr>
      <w:r>
        <w:rPr>
          <w:rFonts w:cs="Arial"/>
          <w:szCs w:val="24"/>
        </w:rPr>
        <w:pict>
          <v:rect id="_x0000_i1070" style="width:0;height:1.5pt" o:hralign="center" o:hrstd="t" o:hr="t" fillcolor="#a0a0a0" stroked="f"/>
        </w:pict>
      </w:r>
    </w:p>
    <w:p w:rsidR="00B64B52" w:rsidRPr="00191070" w:rsidRDefault="00B64B52" w:rsidP="00B55342">
      <w:pPr>
        <w:spacing w:line="360" w:lineRule="auto"/>
        <w:jc w:val="both"/>
        <w:rPr>
          <w:rFonts w:cs="Arial"/>
          <w:lang w:val="es-ES"/>
        </w:rPr>
      </w:pPr>
      <w:bookmarkStart w:id="87" w:name="_Toc213227184"/>
      <w:r w:rsidRPr="00191070">
        <w:rPr>
          <w:rFonts w:cs="Arial"/>
          <w:lang w:val="es-ES"/>
        </w:rPr>
        <w:t>Requisito: "Consultar catálogos y estado de pedidos (solo lectura)"</w:t>
      </w:r>
      <w:bookmarkEnd w:id="87"/>
    </w:p>
    <w:p w:rsidR="00B64B52" w:rsidRPr="009D6A0C" w:rsidRDefault="00B64B52" w:rsidP="00B55342">
      <w:pPr>
        <w:spacing w:line="360" w:lineRule="auto"/>
        <w:jc w:val="both"/>
        <w:rPr>
          <w:rFonts w:cs="Arial"/>
          <w:lang w:val="es-ES"/>
        </w:rPr>
      </w:pPr>
      <w:r w:rsidRPr="009D6A0C">
        <w:rPr>
          <w:rStyle w:val="Textoennegrita"/>
          <w:rFonts w:cs="Arial"/>
          <w:lang w:val="es-ES"/>
        </w:rPr>
        <w:t>Caso 1: Consulta exitosa de catálogo</w:t>
      </w:r>
    </w:p>
    <w:p w:rsidR="00B64B52" w:rsidRPr="009D6A0C" w:rsidRDefault="00B64B52" w:rsidP="00B55342">
      <w:pPr>
        <w:spacing w:line="360" w:lineRule="auto"/>
        <w:jc w:val="both"/>
        <w:rPr>
          <w:rFonts w:cs="Arial"/>
          <w:lang w:val="es-ES"/>
        </w:rPr>
      </w:pPr>
      <w:r w:rsidRPr="009D6A0C">
        <w:rPr>
          <w:rFonts w:cs="Arial"/>
          <w:lang w:val="es-ES"/>
        </w:rPr>
        <w:t>Entrada: Usuario autenticado</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"Consultar catálogo"</w:t>
      </w:r>
    </w:p>
    <w:p w:rsidR="00B64B52" w:rsidRPr="00191070" w:rsidRDefault="00B64B52" w:rsidP="00B55342">
      <w:pPr>
        <w:spacing w:line="360" w:lineRule="auto"/>
        <w:jc w:val="both"/>
        <w:rPr>
          <w:rFonts w:cs="Arial"/>
          <w:lang w:val="es-ES"/>
        </w:rPr>
      </w:pPr>
      <w:r w:rsidRPr="00191070">
        <w:rPr>
          <w:rFonts w:cs="Arial"/>
          <w:lang w:val="es-ES"/>
        </w:rPr>
        <w:t>Resultado esperado: Listado de productos con detalles + mensaje "Consulta realizada correctamente"</w:t>
      </w:r>
    </w:p>
    <w:p w:rsidR="00B64B52" w:rsidRPr="00191070" w:rsidRDefault="00B64B52" w:rsidP="00B55342">
      <w:pPr>
        <w:spacing w:line="360" w:lineRule="auto"/>
        <w:jc w:val="both"/>
        <w:rPr>
          <w:rFonts w:cs="Arial"/>
          <w:lang w:val="es-ES"/>
        </w:rPr>
      </w:pPr>
      <w:r w:rsidRPr="00191070">
        <w:rPr>
          <w:rStyle w:val="Textoennegrita"/>
          <w:rFonts w:cs="Arial"/>
          <w:lang w:val="es-ES"/>
        </w:rPr>
        <w:t>Caso 2: Consulta de estado de pedido</w:t>
      </w:r>
    </w:p>
    <w:p w:rsidR="00B64B52" w:rsidRPr="009D6A0C" w:rsidRDefault="00B64B52" w:rsidP="00B55342">
      <w:pPr>
        <w:spacing w:line="360" w:lineRule="auto"/>
        <w:jc w:val="both"/>
        <w:rPr>
          <w:rFonts w:cs="Arial"/>
          <w:lang w:val="es-ES"/>
        </w:rPr>
      </w:pPr>
      <w:r w:rsidRPr="009D6A0C">
        <w:rPr>
          <w:rFonts w:cs="Arial"/>
          <w:lang w:val="es-ES"/>
        </w:rPr>
        <w:t>Entrada: Pedido: 12345, Usuario autenticado</w:t>
      </w:r>
    </w:p>
    <w:p w:rsidR="00B64B52" w:rsidRPr="00191070" w:rsidRDefault="00B64B52" w:rsidP="00B55342">
      <w:pPr>
        <w:spacing w:line="360" w:lineRule="auto"/>
        <w:jc w:val="both"/>
        <w:rPr>
          <w:rFonts w:cs="Arial"/>
          <w:lang w:val="es-ES"/>
        </w:rPr>
      </w:pPr>
      <w:r w:rsidRPr="00191070">
        <w:rPr>
          <w:rFonts w:cs="Arial"/>
          <w:lang w:val="es-ES"/>
        </w:rPr>
        <w:t xml:space="preserve">Acción: </w:t>
      </w:r>
      <w:proofErr w:type="spellStart"/>
      <w:r w:rsidRPr="00191070">
        <w:rPr>
          <w:rFonts w:cs="Arial"/>
          <w:lang w:val="es-ES"/>
        </w:rPr>
        <w:t>Click</w:t>
      </w:r>
      <w:proofErr w:type="spellEnd"/>
      <w:r w:rsidRPr="00191070">
        <w:rPr>
          <w:rFonts w:cs="Arial"/>
          <w:lang w:val="es-ES"/>
        </w:rPr>
        <w:t xml:space="preserve"> "Consultar estado de pedido"</w:t>
      </w:r>
    </w:p>
    <w:p w:rsidR="00B64B52" w:rsidRPr="00191070" w:rsidRDefault="00B64B52" w:rsidP="00B55342">
      <w:pPr>
        <w:spacing w:line="360" w:lineRule="auto"/>
        <w:jc w:val="both"/>
        <w:rPr>
          <w:rFonts w:cs="Arial"/>
          <w:lang w:val="es-ES"/>
        </w:rPr>
      </w:pPr>
      <w:r w:rsidRPr="00191070">
        <w:rPr>
          <w:rFonts w:cs="Arial"/>
          <w:lang w:val="es-ES"/>
        </w:rPr>
        <w:t>Resultado esperado: Muestra el estado actual del pedido + mensaje "Consulta realizada correctamente"</w:t>
      </w:r>
    </w:p>
    <w:p w:rsidR="00B64B52" w:rsidRPr="009D6A0C" w:rsidRDefault="00B64B52" w:rsidP="00B55342">
      <w:pPr>
        <w:spacing w:line="360" w:lineRule="auto"/>
        <w:jc w:val="both"/>
        <w:rPr>
          <w:rFonts w:cs="Arial"/>
          <w:lang w:val="es-ES"/>
        </w:rPr>
      </w:pPr>
      <w:r w:rsidRPr="009D6A0C">
        <w:rPr>
          <w:rStyle w:val="Textoennegrita"/>
          <w:rFonts w:cs="Arial"/>
          <w:lang w:val="es-ES"/>
        </w:rPr>
        <w:t>Caso 3: Usuario no autorizado</w:t>
      </w:r>
    </w:p>
    <w:p w:rsidR="00B64B52" w:rsidRPr="009D6A0C" w:rsidRDefault="00B64B52" w:rsidP="00B55342">
      <w:pPr>
        <w:spacing w:line="360" w:lineRule="auto"/>
        <w:jc w:val="both"/>
        <w:rPr>
          <w:rFonts w:cs="Arial"/>
          <w:lang w:val="es-ES"/>
        </w:rPr>
      </w:pPr>
      <w:r w:rsidRPr="009D6A0C">
        <w:rPr>
          <w:rFonts w:cs="Arial"/>
          <w:lang w:val="es-ES"/>
        </w:rPr>
        <w:t>Entrada: Usuario no autenticado</w:t>
      </w:r>
    </w:p>
    <w:p w:rsidR="00B64B52" w:rsidRPr="00191070" w:rsidRDefault="00B64B52" w:rsidP="00B55342">
      <w:pPr>
        <w:spacing w:line="360" w:lineRule="auto"/>
        <w:jc w:val="both"/>
        <w:rPr>
          <w:rFonts w:cs="Arial"/>
          <w:lang w:val="es-ES"/>
        </w:rPr>
      </w:pPr>
      <w:r w:rsidRPr="00191070">
        <w:rPr>
          <w:rFonts w:cs="Arial"/>
          <w:lang w:val="es-ES"/>
        </w:rPr>
        <w:t>Acción: Intentar consultar catálogo o estado</w:t>
      </w:r>
    </w:p>
    <w:p w:rsidR="00B64B52" w:rsidRPr="00191070" w:rsidRDefault="00B64B52" w:rsidP="00B55342">
      <w:pPr>
        <w:spacing w:line="360" w:lineRule="auto"/>
        <w:jc w:val="both"/>
        <w:rPr>
          <w:rFonts w:cs="Arial"/>
          <w:lang w:val="es-ES"/>
        </w:rPr>
      </w:pPr>
      <w:r w:rsidRPr="00191070">
        <w:rPr>
          <w:rFonts w:cs="Arial"/>
          <w:lang w:val="es-ES"/>
        </w:rPr>
        <w:t>Resultado esperado: Mensaje "Acceso denegado" + no se muestran datos</w:t>
      </w:r>
    </w:p>
    <w:p w:rsidR="00B64B52" w:rsidRPr="00191070" w:rsidRDefault="008202A4" w:rsidP="00B55342">
      <w:pPr>
        <w:spacing w:line="360" w:lineRule="auto"/>
        <w:jc w:val="both"/>
        <w:rPr>
          <w:rFonts w:cs="Arial"/>
          <w:szCs w:val="24"/>
        </w:rPr>
      </w:pPr>
      <w:r>
        <w:rPr>
          <w:rFonts w:cs="Arial"/>
          <w:szCs w:val="24"/>
        </w:rPr>
        <w:pict>
          <v:rect id="_x0000_i1071" style="width:0;height:1.5pt" o:hralign="center" o:hrstd="t" o:hr="t" fillcolor="#a0a0a0" stroked="f"/>
        </w:pict>
      </w:r>
    </w:p>
    <w:p w:rsidR="00B64B52" w:rsidRPr="00191070" w:rsidRDefault="00B64B52" w:rsidP="00B55342">
      <w:pPr>
        <w:spacing w:line="360" w:lineRule="auto"/>
        <w:jc w:val="both"/>
        <w:rPr>
          <w:rFonts w:cs="Arial"/>
          <w:lang w:val="es-ES"/>
        </w:rPr>
      </w:pPr>
      <w:bookmarkStart w:id="88" w:name="_Toc213227185"/>
      <w:r w:rsidRPr="00191070">
        <w:rPr>
          <w:rFonts w:cs="Arial"/>
          <w:lang w:val="es-ES"/>
        </w:rPr>
        <w:t>Requisito: "Mantener y configurar el sistema"</w:t>
      </w:r>
      <w:bookmarkEnd w:id="88"/>
    </w:p>
    <w:p w:rsidR="00B64B52" w:rsidRPr="009D6A0C" w:rsidRDefault="00B64B52" w:rsidP="00B55342">
      <w:pPr>
        <w:spacing w:line="360" w:lineRule="auto"/>
        <w:jc w:val="both"/>
        <w:rPr>
          <w:rFonts w:cs="Arial"/>
          <w:lang w:val="es-ES"/>
        </w:rPr>
      </w:pPr>
      <w:r w:rsidRPr="009D6A0C">
        <w:rPr>
          <w:rStyle w:val="Textoennegrita"/>
          <w:rFonts w:cs="Arial"/>
          <w:lang w:val="es-ES"/>
        </w:rPr>
        <w:t>Caso 1: Configuración de parámetros exitosa</w:t>
      </w:r>
    </w:p>
    <w:p w:rsidR="00B64B52" w:rsidRPr="00191070" w:rsidRDefault="00B64B52" w:rsidP="00B55342">
      <w:pPr>
        <w:spacing w:line="360" w:lineRule="auto"/>
        <w:jc w:val="both"/>
        <w:rPr>
          <w:rFonts w:cs="Arial"/>
          <w:lang w:val="es-ES"/>
        </w:rPr>
      </w:pPr>
      <w:r w:rsidRPr="00191070">
        <w:rPr>
          <w:rFonts w:cs="Arial"/>
          <w:lang w:val="es-ES"/>
        </w:rPr>
        <w:lastRenderedPageBreak/>
        <w:t>Entrada: Usuario administrador, Modificación de stock mínimo a 10, Condiciones de pago a 30 días</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"Guardar configuración"</w:t>
      </w:r>
    </w:p>
    <w:p w:rsidR="00B64B52" w:rsidRPr="00191070" w:rsidRDefault="00B64B52" w:rsidP="00B55342">
      <w:pPr>
        <w:spacing w:line="360" w:lineRule="auto"/>
        <w:jc w:val="both"/>
        <w:rPr>
          <w:rFonts w:cs="Arial"/>
          <w:lang w:val="es-ES"/>
        </w:rPr>
      </w:pPr>
      <w:r w:rsidRPr="00191070">
        <w:rPr>
          <w:rFonts w:cs="Arial"/>
          <w:lang w:val="es-ES"/>
        </w:rPr>
        <w:t>Resultado esperado: Parámetros actualizados + mensaje "Configuración guardada correctamente"</w:t>
      </w:r>
    </w:p>
    <w:p w:rsidR="00B64B52" w:rsidRPr="009D6A0C" w:rsidRDefault="00B64B52" w:rsidP="00B55342">
      <w:pPr>
        <w:spacing w:line="360" w:lineRule="auto"/>
        <w:jc w:val="both"/>
        <w:rPr>
          <w:rFonts w:cs="Arial"/>
          <w:lang w:val="es-ES"/>
        </w:rPr>
      </w:pPr>
      <w:r w:rsidRPr="009D6A0C">
        <w:rPr>
          <w:rStyle w:val="Textoennegrita"/>
          <w:rFonts w:cs="Arial"/>
          <w:lang w:val="es-ES"/>
        </w:rPr>
        <w:t>Caso 2: Usuario sin permisos</w:t>
      </w:r>
    </w:p>
    <w:p w:rsidR="00B64B52" w:rsidRPr="00191070" w:rsidRDefault="00B64B52" w:rsidP="00B55342">
      <w:pPr>
        <w:spacing w:line="360" w:lineRule="auto"/>
        <w:jc w:val="both"/>
        <w:rPr>
          <w:rFonts w:cs="Arial"/>
          <w:lang w:val="es-ES"/>
        </w:rPr>
      </w:pPr>
      <w:r w:rsidRPr="00191070">
        <w:rPr>
          <w:rFonts w:cs="Arial"/>
          <w:lang w:val="es-ES"/>
        </w:rPr>
        <w:t>Entrada: Usuario vendedor intentando modificar parámetros</w:t>
      </w:r>
    </w:p>
    <w:p w:rsidR="00B64B52" w:rsidRPr="009D6A0C" w:rsidRDefault="00B64B52" w:rsidP="00B55342">
      <w:pPr>
        <w:spacing w:line="360" w:lineRule="auto"/>
        <w:jc w:val="both"/>
        <w:rPr>
          <w:rFonts w:cs="Arial"/>
          <w:lang w:val="es-ES"/>
        </w:rPr>
      </w:pPr>
      <w:r w:rsidRPr="009D6A0C">
        <w:rPr>
          <w:rFonts w:cs="Arial"/>
          <w:lang w:val="es-ES"/>
        </w:rPr>
        <w:t xml:space="preserve">Acción: </w:t>
      </w:r>
      <w:proofErr w:type="spellStart"/>
      <w:r w:rsidRPr="009D6A0C">
        <w:rPr>
          <w:rFonts w:cs="Arial"/>
          <w:lang w:val="es-ES"/>
        </w:rPr>
        <w:t>Click</w:t>
      </w:r>
      <w:proofErr w:type="spellEnd"/>
      <w:r w:rsidRPr="009D6A0C">
        <w:rPr>
          <w:rFonts w:cs="Arial"/>
          <w:lang w:val="es-ES"/>
        </w:rPr>
        <w:t xml:space="preserve"> "Guardar configuración"</w:t>
      </w:r>
    </w:p>
    <w:p w:rsidR="00B64B52" w:rsidRPr="00191070" w:rsidRDefault="00B64B52" w:rsidP="00B55342">
      <w:pPr>
        <w:spacing w:line="360" w:lineRule="auto"/>
        <w:jc w:val="both"/>
        <w:rPr>
          <w:rFonts w:cs="Arial"/>
          <w:lang w:val="es-ES"/>
        </w:rPr>
      </w:pPr>
      <w:r w:rsidRPr="00191070">
        <w:rPr>
          <w:rFonts w:cs="Arial"/>
          <w:lang w:val="es-ES"/>
        </w:rPr>
        <w:t>Resultado esperado: Mensaje "No tiene permisos para modificar la configuración" + cambios no aplicados</w:t>
      </w:r>
    </w:p>
    <w:p w:rsidR="00B64B52" w:rsidRPr="00191070" w:rsidRDefault="00B64B52" w:rsidP="00B55342">
      <w:pPr>
        <w:pStyle w:val="NormalWeb"/>
        <w:spacing w:line="360" w:lineRule="auto"/>
        <w:jc w:val="both"/>
        <w:rPr>
          <w:rFonts w:cs="Arial"/>
          <w:lang w:val="es-ES"/>
        </w:rPr>
      </w:pPr>
    </w:p>
    <w:p w:rsidR="002D44E3" w:rsidRPr="00191070" w:rsidRDefault="002D44E3" w:rsidP="00B55342">
      <w:pPr>
        <w:pStyle w:val="Subttulo"/>
        <w:spacing w:line="360" w:lineRule="auto"/>
        <w:jc w:val="both"/>
        <w:rPr>
          <w:rFonts w:cs="Arial"/>
          <w:lang w:val="es-ES"/>
        </w:rPr>
      </w:pPr>
    </w:p>
    <w:p w:rsidR="002D44E3" w:rsidRPr="00191070" w:rsidRDefault="002D44E3" w:rsidP="00B55342">
      <w:pPr>
        <w:pStyle w:val="Subttulo"/>
        <w:spacing w:line="360" w:lineRule="auto"/>
        <w:jc w:val="both"/>
        <w:rPr>
          <w:rFonts w:cs="Arial"/>
          <w:lang w:val="es-ES"/>
        </w:rPr>
      </w:pPr>
    </w:p>
    <w:p w:rsidR="002D44E3" w:rsidRPr="00191070" w:rsidRDefault="002D44E3" w:rsidP="00B55342">
      <w:pPr>
        <w:pStyle w:val="Subttulo"/>
        <w:spacing w:line="360" w:lineRule="auto"/>
        <w:jc w:val="both"/>
        <w:rPr>
          <w:rFonts w:cs="Arial"/>
          <w:lang w:val="es-ES"/>
        </w:rPr>
      </w:pPr>
    </w:p>
    <w:p w:rsidR="002D44E3" w:rsidRPr="00191070" w:rsidRDefault="002D44E3" w:rsidP="00B55342">
      <w:pPr>
        <w:pStyle w:val="Subttulo"/>
        <w:spacing w:line="360" w:lineRule="auto"/>
        <w:jc w:val="both"/>
        <w:rPr>
          <w:rFonts w:cs="Arial"/>
          <w:lang w:val="es-ES"/>
        </w:rPr>
      </w:pPr>
    </w:p>
    <w:p w:rsidR="002D44E3" w:rsidRPr="00191070" w:rsidRDefault="002D44E3" w:rsidP="00B55342">
      <w:pPr>
        <w:pStyle w:val="Subttulo"/>
        <w:spacing w:line="360" w:lineRule="auto"/>
        <w:jc w:val="both"/>
        <w:rPr>
          <w:rFonts w:cs="Arial"/>
          <w:lang w:val="es-ES"/>
        </w:rPr>
      </w:pPr>
    </w:p>
    <w:p w:rsidR="002D44E3" w:rsidRPr="00191070" w:rsidRDefault="002D44E3" w:rsidP="00B55342">
      <w:pPr>
        <w:pStyle w:val="Subttulo"/>
        <w:spacing w:line="360" w:lineRule="auto"/>
        <w:jc w:val="both"/>
        <w:rPr>
          <w:rFonts w:cs="Arial"/>
          <w:lang w:val="es-ES"/>
        </w:rPr>
      </w:pPr>
    </w:p>
    <w:p w:rsidR="002D44E3" w:rsidRPr="00191070" w:rsidRDefault="002D44E3" w:rsidP="00B55342">
      <w:pPr>
        <w:pStyle w:val="Subttulo"/>
        <w:spacing w:line="360" w:lineRule="auto"/>
        <w:jc w:val="both"/>
        <w:rPr>
          <w:rFonts w:cs="Arial"/>
          <w:lang w:val="es-ES"/>
        </w:rPr>
      </w:pPr>
    </w:p>
    <w:p w:rsidR="00D75707" w:rsidRPr="00191070" w:rsidRDefault="00D75707" w:rsidP="00B55342">
      <w:pPr>
        <w:pStyle w:val="Subttulo"/>
        <w:spacing w:line="360" w:lineRule="auto"/>
        <w:jc w:val="both"/>
        <w:rPr>
          <w:rFonts w:cs="Arial"/>
          <w:b/>
          <w:lang w:val="es-ES"/>
        </w:rPr>
      </w:pPr>
    </w:p>
    <w:p w:rsidR="009B0EC0" w:rsidRDefault="009B0EC0" w:rsidP="00B55342">
      <w:pPr>
        <w:pStyle w:val="Ttulo2"/>
        <w:numPr>
          <w:ilvl w:val="1"/>
          <w:numId w:val="0"/>
        </w:numPr>
        <w:spacing w:line="360" w:lineRule="auto"/>
        <w:jc w:val="both"/>
        <w:rPr>
          <w:rFonts w:ascii="Arial" w:eastAsia="Calibri" w:hAnsi="Arial" w:cs="Arial"/>
          <w:bCs/>
          <w:iCs w:val="0"/>
          <w:kern w:val="0"/>
          <w:sz w:val="24"/>
          <w:szCs w:val="24"/>
          <w:lang w:val="es-ES"/>
        </w:rPr>
      </w:pPr>
      <w:bookmarkStart w:id="89" w:name="_Toc342950960"/>
      <w:bookmarkStart w:id="90" w:name="_Toc216556293"/>
      <w:proofErr w:type="gramStart"/>
      <w:r w:rsidRPr="009B0EC0">
        <w:rPr>
          <w:rFonts w:ascii="Arial" w:eastAsia="Calibri" w:hAnsi="Arial" w:cs="Arial"/>
          <w:bCs/>
          <w:iCs w:val="0"/>
          <w:kern w:val="0"/>
          <w:sz w:val="24"/>
          <w:szCs w:val="24"/>
          <w:lang w:val="es-ES"/>
        </w:rPr>
        <w:t xml:space="preserve">4.2  </w:t>
      </w:r>
      <w:bookmarkEnd w:id="89"/>
      <w:r w:rsidRPr="009B0EC0">
        <w:rPr>
          <w:rFonts w:ascii="Arial" w:eastAsia="Calibri" w:hAnsi="Arial" w:cs="Arial"/>
          <w:bCs/>
          <w:iCs w:val="0"/>
          <w:kern w:val="0"/>
          <w:sz w:val="24"/>
          <w:szCs w:val="24"/>
          <w:lang w:val="es-ES"/>
        </w:rPr>
        <w:t>Técnicas</w:t>
      </w:r>
      <w:proofErr w:type="gramEnd"/>
      <w:r w:rsidRPr="009B0EC0">
        <w:rPr>
          <w:rFonts w:ascii="Arial" w:eastAsia="Calibri" w:hAnsi="Arial" w:cs="Arial"/>
          <w:bCs/>
          <w:iCs w:val="0"/>
          <w:kern w:val="0"/>
          <w:sz w:val="24"/>
          <w:szCs w:val="24"/>
          <w:lang w:val="es-ES"/>
        </w:rPr>
        <w:t xml:space="preserve"> gestión de requisitos</w:t>
      </w:r>
      <w:bookmarkEnd w:id="90"/>
    </w:p>
    <w:p w:rsidR="009B0EC0" w:rsidRPr="009B0EC0" w:rsidRDefault="009B0EC0" w:rsidP="00B55342">
      <w:pPr>
        <w:pStyle w:val="Textoindependiente"/>
        <w:spacing w:line="360" w:lineRule="auto"/>
        <w:jc w:val="both"/>
        <w:rPr>
          <w:lang w:val="es-ES"/>
        </w:rPr>
      </w:pPr>
      <w:r>
        <w:rPr>
          <w:lang w:val="es-ES"/>
        </w:rPr>
        <w:t xml:space="preserve">Se hizo uso de las matrices de trazabilidad relacionando cada requisito con el </w:t>
      </w:r>
      <w:proofErr w:type="spellStart"/>
      <w:r>
        <w:rPr>
          <w:lang w:val="es-ES"/>
        </w:rPr>
        <w:t>frame</w:t>
      </w:r>
      <w:proofErr w:type="spellEnd"/>
      <w:r>
        <w:rPr>
          <w:lang w:val="es-ES"/>
        </w:rPr>
        <w:t xml:space="preserve"> </w:t>
      </w:r>
      <w:r>
        <w:rPr>
          <w:lang w:val="es-ES"/>
        </w:rPr>
        <w:lastRenderedPageBreak/>
        <w:t>correspondiente de la interfaz</w:t>
      </w:r>
    </w:p>
    <w:p w:rsidR="00D75707" w:rsidRPr="007148E2" w:rsidRDefault="00A54B0C" w:rsidP="00B55342">
      <w:pPr>
        <w:pStyle w:val="Subttulo"/>
        <w:spacing w:line="360" w:lineRule="auto"/>
        <w:jc w:val="both"/>
        <w:rPr>
          <w:rStyle w:val="Hipervnculo"/>
          <w:rFonts w:cs="Arial"/>
          <w:b/>
          <w:sz w:val="32"/>
          <w:lang w:val="es-ES"/>
        </w:rPr>
      </w:pPr>
      <w:r w:rsidRPr="007148E2">
        <w:fldChar w:fldCharType="begin"/>
      </w:r>
      <w:r w:rsidRPr="007148E2">
        <w:rPr>
          <w:sz w:val="32"/>
          <w:lang w:val="es-ES"/>
          <w:rPrChange w:id="91" w:author="Douglas" w:date="2025-12-12T15:45:00Z">
            <w:rPr/>
          </w:rPrChange>
        </w:rPr>
        <w:instrText xml:space="preserve"> HYPERLINK "../../Matrix%20Diagram1.xls" </w:instrText>
      </w:r>
      <w:r w:rsidRPr="007148E2">
        <w:fldChar w:fldCharType="separate"/>
      </w:r>
      <w:r w:rsidR="009B0EC0" w:rsidRPr="007148E2">
        <w:rPr>
          <w:rStyle w:val="Hipervnculo"/>
          <w:rFonts w:cs="Arial"/>
          <w:b/>
          <w:sz w:val="32"/>
          <w:lang w:val="es-ES"/>
        </w:rPr>
        <w:t>..\..\</w:t>
      </w:r>
      <w:proofErr w:type="spellStart"/>
      <w:r w:rsidR="009B0EC0" w:rsidRPr="007148E2">
        <w:rPr>
          <w:rStyle w:val="Hipervnculo"/>
          <w:rFonts w:cs="Arial"/>
          <w:b/>
          <w:sz w:val="32"/>
          <w:lang w:val="es-ES"/>
        </w:rPr>
        <w:t>Matrix</w:t>
      </w:r>
      <w:proofErr w:type="spellEnd"/>
      <w:r w:rsidR="009B0EC0" w:rsidRPr="007148E2">
        <w:rPr>
          <w:rStyle w:val="Hipervnculo"/>
          <w:rFonts w:cs="Arial"/>
          <w:b/>
          <w:sz w:val="32"/>
          <w:lang w:val="es-ES"/>
        </w:rPr>
        <w:t xml:space="preserve"> Diagram1.xls</w:t>
      </w:r>
      <w:r w:rsidRPr="007148E2">
        <w:rPr>
          <w:rStyle w:val="Hipervnculo"/>
          <w:rFonts w:cs="Arial"/>
          <w:b/>
          <w:sz w:val="32"/>
          <w:lang w:val="es-ES"/>
        </w:rPr>
        <w:fldChar w:fldCharType="end"/>
      </w:r>
    </w:p>
    <w:p w:rsidR="007148E2" w:rsidRPr="007148E2" w:rsidRDefault="008202A4" w:rsidP="00B55342">
      <w:pPr>
        <w:spacing w:line="360" w:lineRule="auto"/>
        <w:jc w:val="both"/>
        <w:rPr>
          <w:lang w:val="es-ES"/>
        </w:rPr>
      </w:pPr>
      <w:hyperlink r:id="rId12" w:history="1">
        <w:r w:rsidR="007148E2">
          <w:rPr>
            <w:rStyle w:val="Hipervnculo"/>
            <w:b/>
            <w:sz w:val="32"/>
            <w:lang w:val="es-ES"/>
          </w:rPr>
          <w:t>M</w:t>
        </w:r>
        <w:r w:rsidR="007148E2" w:rsidRPr="007148E2">
          <w:rPr>
            <w:rStyle w:val="Hipervnculo"/>
            <w:b/>
            <w:sz w:val="32"/>
            <w:lang w:val="es-ES"/>
          </w:rPr>
          <w:t>atrix2.xls</w:t>
        </w:r>
      </w:hyperlink>
    </w:p>
    <w:p w:rsidR="00D75707" w:rsidRPr="00191070" w:rsidRDefault="00D75707" w:rsidP="00B55342">
      <w:pPr>
        <w:pStyle w:val="Subttulo"/>
        <w:spacing w:line="360" w:lineRule="auto"/>
        <w:jc w:val="both"/>
        <w:rPr>
          <w:rFonts w:cs="Arial"/>
          <w:b/>
          <w:lang w:val="es-ES"/>
        </w:rPr>
      </w:pPr>
    </w:p>
    <w:p w:rsidR="00D75707" w:rsidRPr="00191070" w:rsidRDefault="00D75707" w:rsidP="00B55342">
      <w:pPr>
        <w:pStyle w:val="Subttulo"/>
        <w:spacing w:line="360" w:lineRule="auto"/>
        <w:jc w:val="both"/>
        <w:rPr>
          <w:rFonts w:cs="Arial"/>
          <w:b/>
          <w:lang w:val="es-ES"/>
        </w:rPr>
      </w:pPr>
    </w:p>
    <w:p w:rsidR="00D75707" w:rsidRPr="00191070" w:rsidRDefault="00D75707" w:rsidP="00B55342">
      <w:pPr>
        <w:pStyle w:val="Subttulo"/>
        <w:spacing w:line="360" w:lineRule="auto"/>
        <w:jc w:val="both"/>
        <w:rPr>
          <w:rFonts w:cs="Arial"/>
          <w:b/>
          <w:lang w:val="es-ES"/>
        </w:rPr>
      </w:pPr>
    </w:p>
    <w:p w:rsidR="00D75707" w:rsidRPr="00191070" w:rsidRDefault="00D75707" w:rsidP="00B55342">
      <w:pPr>
        <w:pStyle w:val="Subttulo"/>
        <w:spacing w:line="360" w:lineRule="auto"/>
        <w:jc w:val="both"/>
        <w:rPr>
          <w:rFonts w:cs="Arial"/>
          <w:b/>
          <w:lang w:val="es-ES"/>
        </w:rPr>
      </w:pPr>
    </w:p>
    <w:p w:rsidR="00D75707" w:rsidRPr="00191070" w:rsidRDefault="00D75707" w:rsidP="00B55342">
      <w:pPr>
        <w:pStyle w:val="Subttulo"/>
        <w:spacing w:line="360" w:lineRule="auto"/>
        <w:jc w:val="both"/>
        <w:rPr>
          <w:rFonts w:cs="Arial"/>
          <w:b/>
          <w:lang w:val="es-ES"/>
        </w:rPr>
      </w:pPr>
    </w:p>
    <w:p w:rsidR="00D75707" w:rsidRPr="00191070" w:rsidRDefault="00D75707" w:rsidP="00B55342">
      <w:pPr>
        <w:pStyle w:val="Subttulo"/>
        <w:spacing w:line="360" w:lineRule="auto"/>
        <w:jc w:val="both"/>
        <w:rPr>
          <w:rFonts w:cs="Arial"/>
          <w:b/>
          <w:lang w:val="es-ES"/>
        </w:rPr>
      </w:pPr>
    </w:p>
    <w:p w:rsidR="00D75707" w:rsidRPr="00191070" w:rsidRDefault="00D75707" w:rsidP="00B55342">
      <w:pPr>
        <w:pStyle w:val="Subttulo"/>
        <w:spacing w:line="360" w:lineRule="auto"/>
        <w:jc w:val="both"/>
        <w:rPr>
          <w:rFonts w:cs="Arial"/>
          <w:b/>
          <w:lang w:val="es-ES"/>
        </w:rPr>
      </w:pPr>
    </w:p>
    <w:p w:rsidR="00D75707" w:rsidRPr="00191070" w:rsidRDefault="00D75707" w:rsidP="00B55342">
      <w:pPr>
        <w:pStyle w:val="Subttulo"/>
        <w:spacing w:line="360" w:lineRule="auto"/>
        <w:jc w:val="both"/>
        <w:rPr>
          <w:rFonts w:cs="Arial"/>
          <w:b/>
          <w:lang w:val="es-ES"/>
        </w:rPr>
      </w:pPr>
    </w:p>
    <w:p w:rsidR="00D75707" w:rsidRPr="00191070" w:rsidRDefault="00D75707" w:rsidP="00B55342">
      <w:pPr>
        <w:pStyle w:val="Subttulo"/>
        <w:spacing w:line="360" w:lineRule="auto"/>
        <w:jc w:val="both"/>
        <w:rPr>
          <w:rFonts w:cs="Arial"/>
          <w:b/>
          <w:lang w:val="es-ES"/>
        </w:rPr>
      </w:pPr>
    </w:p>
    <w:p w:rsidR="00D75707" w:rsidRPr="00191070" w:rsidRDefault="00D75707" w:rsidP="00B55342">
      <w:pPr>
        <w:pStyle w:val="Subttulo"/>
        <w:spacing w:line="360" w:lineRule="auto"/>
        <w:jc w:val="both"/>
        <w:rPr>
          <w:rFonts w:cs="Arial"/>
          <w:b/>
          <w:lang w:val="es-ES"/>
        </w:rPr>
      </w:pPr>
    </w:p>
    <w:p w:rsidR="00D75707" w:rsidRPr="00191070" w:rsidRDefault="00D75707" w:rsidP="00B55342">
      <w:pPr>
        <w:pStyle w:val="Subttulo"/>
        <w:spacing w:line="360" w:lineRule="auto"/>
        <w:jc w:val="both"/>
        <w:rPr>
          <w:rFonts w:cs="Arial"/>
          <w:b/>
          <w:lang w:val="es-ES"/>
        </w:rPr>
      </w:pPr>
    </w:p>
    <w:p w:rsidR="009B0EC0" w:rsidRDefault="009B0EC0" w:rsidP="00B55342">
      <w:pPr>
        <w:pStyle w:val="Subttulo"/>
        <w:spacing w:line="360" w:lineRule="auto"/>
        <w:jc w:val="both"/>
        <w:rPr>
          <w:rFonts w:cs="Arial"/>
          <w:b/>
          <w:lang w:val="es-ES"/>
        </w:rPr>
      </w:pPr>
    </w:p>
    <w:p w:rsidR="009B0EC0" w:rsidRDefault="009B0EC0" w:rsidP="00B55342">
      <w:pPr>
        <w:pStyle w:val="Subttulo"/>
        <w:spacing w:line="360" w:lineRule="auto"/>
        <w:jc w:val="both"/>
        <w:rPr>
          <w:rFonts w:cs="Arial"/>
          <w:b/>
          <w:lang w:val="es-ES"/>
        </w:rPr>
      </w:pPr>
    </w:p>
    <w:p w:rsidR="009B0EC0" w:rsidRDefault="009B0EC0" w:rsidP="00B55342">
      <w:pPr>
        <w:pStyle w:val="Subttulo"/>
        <w:spacing w:line="360" w:lineRule="auto"/>
        <w:jc w:val="both"/>
        <w:rPr>
          <w:rFonts w:cs="Arial"/>
          <w:b/>
          <w:lang w:val="es-ES"/>
        </w:rPr>
      </w:pPr>
    </w:p>
    <w:p w:rsidR="009B0EC0" w:rsidRDefault="009B0EC0" w:rsidP="00B55342">
      <w:pPr>
        <w:pStyle w:val="Subttulo"/>
        <w:spacing w:line="360" w:lineRule="auto"/>
        <w:jc w:val="both"/>
        <w:rPr>
          <w:rFonts w:cs="Arial"/>
          <w:b/>
          <w:lang w:val="es-ES"/>
        </w:rPr>
      </w:pPr>
    </w:p>
    <w:p w:rsidR="00A54B0C" w:rsidRDefault="00A54B0C" w:rsidP="00B55342">
      <w:pPr>
        <w:pStyle w:val="Subttulo"/>
        <w:spacing w:line="360" w:lineRule="auto"/>
        <w:jc w:val="both"/>
        <w:rPr>
          <w:ins w:id="92" w:author="Douglas" w:date="2025-12-12T15:45:00Z"/>
          <w:rFonts w:cs="Arial"/>
          <w:b/>
          <w:lang w:val="es-ES"/>
        </w:rPr>
      </w:pPr>
    </w:p>
    <w:p w:rsidR="00A54B0C" w:rsidRDefault="00A54B0C" w:rsidP="00B55342">
      <w:pPr>
        <w:pStyle w:val="Subttulo"/>
        <w:spacing w:line="360" w:lineRule="auto"/>
        <w:jc w:val="both"/>
        <w:rPr>
          <w:ins w:id="93" w:author="Douglas" w:date="2025-12-12T15:45:00Z"/>
          <w:rFonts w:cs="Arial"/>
          <w:b/>
          <w:lang w:val="es-ES"/>
        </w:rPr>
      </w:pPr>
    </w:p>
    <w:p w:rsidR="00B64B52" w:rsidRPr="00191070" w:rsidRDefault="00B64B52" w:rsidP="00B55342">
      <w:pPr>
        <w:pStyle w:val="Subttulo"/>
        <w:spacing w:line="360" w:lineRule="auto"/>
        <w:jc w:val="both"/>
        <w:rPr>
          <w:rFonts w:cs="Arial"/>
          <w:b/>
          <w:lang w:val="es-ES"/>
        </w:rPr>
      </w:pPr>
      <w:r w:rsidRPr="00191070">
        <w:rPr>
          <w:rFonts w:cs="Arial"/>
          <w:b/>
          <w:lang w:val="es-ES"/>
        </w:rPr>
        <w:t>Conclusiones parciales</w:t>
      </w:r>
    </w:p>
    <w:p w:rsidR="00B64B52" w:rsidRPr="009B0EC0" w:rsidRDefault="00B64B52" w:rsidP="00B55342">
      <w:pPr>
        <w:spacing w:line="360" w:lineRule="auto"/>
        <w:ind w:firstLineChars="50" w:firstLine="120"/>
        <w:jc w:val="both"/>
        <w:rPr>
          <w:rFonts w:cs="Arial"/>
          <w:lang w:val="es-ES"/>
        </w:rPr>
      </w:pPr>
      <w:r w:rsidRPr="00191070">
        <w:rPr>
          <w:rFonts w:cs="Arial"/>
          <w:lang w:val="es-ES"/>
        </w:rPr>
        <w:t>Como resultado de la elaboración de los casos de prueba, se logró establecer un conjunto estructurado de escenarios que permiten verificar el correcto funcionamiento del sistema frente a los requisitos funcionales identificados</w:t>
      </w:r>
      <w:r w:rsidR="009B0EC0">
        <w:rPr>
          <w:rFonts w:cs="Arial"/>
          <w:lang w:val="es-ES"/>
        </w:rPr>
        <w:t>, el uso de matrices de trazabilidad ayudo a rectificar el uso de cada requisito en la interfaz</w:t>
      </w:r>
      <w:r w:rsidRPr="00191070">
        <w:rPr>
          <w:rFonts w:cs="Arial"/>
          <w:lang w:val="es-ES"/>
        </w:rPr>
        <w:t>. Cada caso documenta de manera precisa los datos de entrada, las acciones a ejecutar y los resultados esperados, garantizando que las funcionalidades críticas del software se comporten de manera confiable. Este proceso no solo facilita la detección temprana de errores y fallas, sino que también contribuye a asegurar la calidad, la consistencia y la eficiencia de las operaciones dentro del sistema. Asimismo, la implementación de los casos de prueba sirve como guía para futuros mantenimientos y actualizaciones, proporcionando un marco de referencia sólido que respalda la continuidad y mejora del software.</w:t>
      </w:r>
    </w:p>
    <w:p w:rsidR="00DB5DA1" w:rsidRDefault="00DB5DA1" w:rsidP="00B55342">
      <w:pPr>
        <w:pStyle w:val="Ttulo"/>
        <w:spacing w:line="360" w:lineRule="auto"/>
        <w:jc w:val="both"/>
        <w:rPr>
          <w:rFonts w:ascii="Arial" w:eastAsiaTheme="minorEastAsia" w:hAnsi="Arial" w:cs="Arial"/>
          <w:b/>
          <w:bCs/>
          <w:spacing w:val="0"/>
          <w:kern w:val="0"/>
          <w:sz w:val="32"/>
          <w:szCs w:val="24"/>
          <w:lang w:val="es-ES"/>
        </w:rPr>
      </w:pPr>
    </w:p>
    <w:p w:rsidR="00DB5DA1" w:rsidRDefault="00DB5DA1" w:rsidP="00B55342">
      <w:pPr>
        <w:pStyle w:val="Ttulo"/>
        <w:spacing w:line="360" w:lineRule="auto"/>
        <w:jc w:val="both"/>
        <w:rPr>
          <w:rFonts w:ascii="Arial" w:eastAsiaTheme="minorEastAsia" w:hAnsi="Arial" w:cs="Arial"/>
          <w:b/>
          <w:bCs/>
          <w:spacing w:val="0"/>
          <w:kern w:val="0"/>
          <w:sz w:val="32"/>
          <w:szCs w:val="24"/>
          <w:lang w:val="es-ES"/>
        </w:rPr>
      </w:pPr>
    </w:p>
    <w:p w:rsidR="00DD7017" w:rsidRDefault="00DD7017" w:rsidP="00B55342">
      <w:pPr>
        <w:pStyle w:val="Ttulo"/>
        <w:spacing w:line="360" w:lineRule="auto"/>
        <w:jc w:val="both"/>
        <w:rPr>
          <w:rFonts w:ascii="Arial" w:hAnsi="Arial" w:cs="Arial"/>
          <w:b/>
          <w:sz w:val="28"/>
          <w:lang w:val="es-ES"/>
        </w:rPr>
      </w:pPr>
    </w:p>
    <w:p w:rsidR="00DD7017" w:rsidRDefault="00DD7017" w:rsidP="00B55342">
      <w:pPr>
        <w:pStyle w:val="Ttulo"/>
        <w:spacing w:line="360" w:lineRule="auto"/>
        <w:jc w:val="both"/>
        <w:rPr>
          <w:rFonts w:ascii="Arial" w:hAnsi="Arial" w:cs="Arial"/>
          <w:b/>
          <w:sz w:val="28"/>
          <w:lang w:val="es-ES"/>
        </w:rPr>
      </w:pPr>
    </w:p>
    <w:p w:rsidR="00DD7017" w:rsidRDefault="00DD7017" w:rsidP="00B55342">
      <w:pPr>
        <w:pStyle w:val="Ttulo"/>
        <w:spacing w:line="360" w:lineRule="auto"/>
        <w:jc w:val="both"/>
        <w:rPr>
          <w:rFonts w:ascii="Arial" w:hAnsi="Arial" w:cs="Arial"/>
          <w:b/>
          <w:sz w:val="28"/>
          <w:lang w:val="es-ES"/>
        </w:rPr>
      </w:pPr>
    </w:p>
    <w:p w:rsidR="00DD7017" w:rsidRDefault="00DD7017" w:rsidP="00B55342">
      <w:pPr>
        <w:pStyle w:val="Ttulo"/>
        <w:spacing w:line="360" w:lineRule="auto"/>
        <w:jc w:val="both"/>
        <w:rPr>
          <w:rFonts w:ascii="Arial" w:hAnsi="Arial" w:cs="Arial"/>
          <w:b/>
          <w:sz w:val="28"/>
          <w:lang w:val="es-ES"/>
        </w:rPr>
      </w:pPr>
    </w:p>
    <w:p w:rsidR="00DD7017" w:rsidRDefault="00DD7017" w:rsidP="00B55342">
      <w:pPr>
        <w:pStyle w:val="Ttulo"/>
        <w:spacing w:line="360" w:lineRule="auto"/>
        <w:jc w:val="both"/>
        <w:rPr>
          <w:rFonts w:ascii="Arial" w:hAnsi="Arial" w:cs="Arial"/>
          <w:b/>
          <w:sz w:val="28"/>
          <w:lang w:val="es-ES"/>
        </w:rPr>
      </w:pPr>
    </w:p>
    <w:p w:rsidR="00DD7017" w:rsidRDefault="00DD7017" w:rsidP="00B55342">
      <w:pPr>
        <w:pStyle w:val="Ttulo"/>
        <w:spacing w:line="360" w:lineRule="auto"/>
        <w:jc w:val="both"/>
        <w:rPr>
          <w:rFonts w:ascii="Arial" w:hAnsi="Arial" w:cs="Arial"/>
          <w:b/>
          <w:sz w:val="28"/>
          <w:lang w:val="es-ES"/>
        </w:rPr>
      </w:pPr>
    </w:p>
    <w:p w:rsidR="00DD7017" w:rsidRDefault="00DD7017" w:rsidP="00B55342">
      <w:pPr>
        <w:pStyle w:val="Ttulo"/>
        <w:spacing w:line="360" w:lineRule="auto"/>
        <w:jc w:val="both"/>
        <w:rPr>
          <w:rFonts w:ascii="Arial" w:hAnsi="Arial" w:cs="Arial"/>
          <w:b/>
          <w:sz w:val="28"/>
          <w:lang w:val="es-ES"/>
        </w:rPr>
      </w:pPr>
    </w:p>
    <w:p w:rsidR="00DD7017" w:rsidRDefault="00DD7017" w:rsidP="00B55342">
      <w:pPr>
        <w:pStyle w:val="Ttulo"/>
        <w:spacing w:line="360" w:lineRule="auto"/>
        <w:jc w:val="both"/>
        <w:rPr>
          <w:rFonts w:ascii="Arial" w:hAnsi="Arial" w:cs="Arial"/>
          <w:b/>
          <w:sz w:val="28"/>
          <w:lang w:val="es-ES"/>
        </w:rPr>
      </w:pPr>
    </w:p>
    <w:p w:rsidR="00DD7017" w:rsidRDefault="00DD7017" w:rsidP="00B55342">
      <w:pPr>
        <w:pStyle w:val="Ttulo"/>
        <w:spacing w:line="360" w:lineRule="auto"/>
        <w:jc w:val="both"/>
        <w:rPr>
          <w:rFonts w:ascii="Arial" w:hAnsi="Arial" w:cs="Arial"/>
          <w:b/>
          <w:sz w:val="28"/>
          <w:lang w:val="es-ES"/>
        </w:rPr>
      </w:pPr>
    </w:p>
    <w:p w:rsidR="00DD7017" w:rsidRDefault="00DD7017" w:rsidP="00B55342">
      <w:pPr>
        <w:pStyle w:val="Ttulo"/>
        <w:spacing w:line="360" w:lineRule="auto"/>
        <w:jc w:val="both"/>
        <w:rPr>
          <w:rFonts w:ascii="Arial" w:hAnsi="Arial" w:cs="Arial"/>
          <w:b/>
          <w:sz w:val="28"/>
          <w:lang w:val="es-ES"/>
        </w:rPr>
      </w:pPr>
    </w:p>
    <w:p w:rsidR="00DD7017" w:rsidRDefault="00DD7017" w:rsidP="00B55342">
      <w:pPr>
        <w:pStyle w:val="Ttulo"/>
        <w:spacing w:line="360" w:lineRule="auto"/>
        <w:jc w:val="both"/>
        <w:rPr>
          <w:rFonts w:ascii="Arial" w:hAnsi="Arial" w:cs="Arial"/>
          <w:b/>
          <w:sz w:val="28"/>
          <w:lang w:val="es-ES"/>
        </w:rPr>
      </w:pPr>
    </w:p>
    <w:p w:rsidR="00DD7017" w:rsidRDefault="00DD7017" w:rsidP="00B55342">
      <w:pPr>
        <w:pStyle w:val="Ttulo"/>
        <w:spacing w:line="360" w:lineRule="auto"/>
        <w:jc w:val="both"/>
        <w:rPr>
          <w:rFonts w:ascii="Arial" w:hAnsi="Arial" w:cs="Arial"/>
          <w:b/>
          <w:sz w:val="28"/>
          <w:lang w:val="es-ES"/>
        </w:rPr>
      </w:pPr>
    </w:p>
    <w:p w:rsidR="00DD7017" w:rsidRDefault="00DD7017" w:rsidP="00B55342">
      <w:pPr>
        <w:pStyle w:val="Ttulo"/>
        <w:spacing w:line="360" w:lineRule="auto"/>
        <w:jc w:val="both"/>
        <w:rPr>
          <w:rFonts w:ascii="Arial" w:hAnsi="Arial" w:cs="Arial"/>
          <w:b/>
          <w:sz w:val="28"/>
          <w:lang w:val="es-ES"/>
        </w:rPr>
      </w:pPr>
    </w:p>
    <w:p w:rsidR="00DD7017" w:rsidRDefault="00DD7017" w:rsidP="00B55342">
      <w:pPr>
        <w:pStyle w:val="Ttulo"/>
        <w:spacing w:line="360" w:lineRule="auto"/>
        <w:jc w:val="both"/>
        <w:rPr>
          <w:rFonts w:ascii="Arial" w:hAnsi="Arial" w:cs="Arial"/>
          <w:b/>
          <w:sz w:val="28"/>
          <w:lang w:val="es-ES"/>
        </w:rPr>
      </w:pPr>
    </w:p>
    <w:p w:rsidR="00DD7017" w:rsidRDefault="00DD7017" w:rsidP="00B55342">
      <w:pPr>
        <w:pStyle w:val="Ttulo"/>
        <w:spacing w:line="360" w:lineRule="auto"/>
        <w:jc w:val="both"/>
        <w:rPr>
          <w:rFonts w:ascii="Arial" w:hAnsi="Arial" w:cs="Arial"/>
          <w:b/>
          <w:sz w:val="28"/>
          <w:lang w:val="es-ES"/>
        </w:rPr>
      </w:pPr>
    </w:p>
    <w:p w:rsidR="00DD7017" w:rsidRDefault="00DD7017" w:rsidP="00B55342">
      <w:pPr>
        <w:pStyle w:val="Ttulo"/>
        <w:spacing w:line="360" w:lineRule="auto"/>
        <w:jc w:val="both"/>
        <w:rPr>
          <w:rFonts w:ascii="Arial" w:hAnsi="Arial" w:cs="Arial"/>
          <w:b/>
          <w:sz w:val="28"/>
          <w:lang w:val="es-ES"/>
        </w:rPr>
      </w:pPr>
    </w:p>
    <w:p w:rsidR="00DD7017" w:rsidRDefault="00DD7017" w:rsidP="00B55342">
      <w:pPr>
        <w:pStyle w:val="Ttulo"/>
        <w:spacing w:line="360" w:lineRule="auto"/>
        <w:jc w:val="both"/>
        <w:rPr>
          <w:rFonts w:ascii="Arial" w:hAnsi="Arial" w:cs="Arial"/>
          <w:b/>
          <w:sz w:val="28"/>
          <w:lang w:val="es-ES"/>
        </w:rPr>
      </w:pPr>
    </w:p>
    <w:p w:rsidR="00DD7017" w:rsidRDefault="00DD7017" w:rsidP="00B55342">
      <w:pPr>
        <w:pStyle w:val="Ttulo"/>
        <w:spacing w:line="360" w:lineRule="auto"/>
        <w:jc w:val="both"/>
        <w:rPr>
          <w:rFonts w:ascii="Arial" w:hAnsi="Arial" w:cs="Arial"/>
          <w:b/>
          <w:sz w:val="28"/>
          <w:lang w:val="es-ES"/>
        </w:rPr>
      </w:pPr>
    </w:p>
    <w:p w:rsidR="00DD7017" w:rsidRDefault="00DD7017" w:rsidP="00B55342">
      <w:pPr>
        <w:pStyle w:val="Ttulo"/>
        <w:spacing w:line="360" w:lineRule="auto"/>
        <w:jc w:val="both"/>
        <w:rPr>
          <w:rFonts w:ascii="Arial" w:hAnsi="Arial" w:cs="Arial"/>
          <w:b/>
          <w:sz w:val="28"/>
          <w:lang w:val="es-ES"/>
        </w:rPr>
      </w:pPr>
    </w:p>
    <w:p w:rsidR="00DD7017" w:rsidRDefault="00DD7017" w:rsidP="00B55342">
      <w:pPr>
        <w:pStyle w:val="Ttulo"/>
        <w:spacing w:line="360" w:lineRule="auto"/>
        <w:jc w:val="both"/>
        <w:rPr>
          <w:rFonts w:ascii="Arial" w:hAnsi="Arial" w:cs="Arial"/>
          <w:b/>
          <w:sz w:val="28"/>
          <w:lang w:val="es-ES"/>
        </w:rPr>
      </w:pPr>
    </w:p>
    <w:p w:rsidR="00DD7017" w:rsidRDefault="00DD7017" w:rsidP="00B55342">
      <w:pPr>
        <w:pStyle w:val="Ttulo"/>
        <w:spacing w:line="360" w:lineRule="auto"/>
        <w:jc w:val="both"/>
        <w:rPr>
          <w:rFonts w:ascii="Arial" w:hAnsi="Arial" w:cs="Arial"/>
          <w:b/>
          <w:sz w:val="28"/>
          <w:lang w:val="es-ES"/>
        </w:rPr>
      </w:pPr>
    </w:p>
    <w:p w:rsidR="00DD7017" w:rsidRDefault="00DD7017" w:rsidP="00B55342">
      <w:pPr>
        <w:pStyle w:val="Ttulo"/>
        <w:spacing w:line="360" w:lineRule="auto"/>
        <w:jc w:val="both"/>
        <w:rPr>
          <w:rFonts w:ascii="Arial" w:hAnsi="Arial" w:cs="Arial"/>
          <w:b/>
          <w:sz w:val="28"/>
          <w:lang w:val="es-ES"/>
        </w:rPr>
      </w:pPr>
    </w:p>
    <w:p w:rsidR="00DD7017" w:rsidRDefault="00DD7017" w:rsidP="00B55342">
      <w:pPr>
        <w:pStyle w:val="Ttulo"/>
        <w:spacing w:line="360" w:lineRule="auto"/>
        <w:jc w:val="both"/>
        <w:rPr>
          <w:rFonts w:ascii="Arial" w:hAnsi="Arial" w:cs="Arial"/>
          <w:b/>
          <w:sz w:val="28"/>
          <w:lang w:val="es-ES"/>
        </w:rPr>
      </w:pPr>
    </w:p>
    <w:p w:rsidR="00DD7017" w:rsidRDefault="00DD7017" w:rsidP="00B55342">
      <w:pPr>
        <w:pStyle w:val="Ttulo"/>
        <w:spacing w:line="360" w:lineRule="auto"/>
        <w:jc w:val="both"/>
        <w:rPr>
          <w:rFonts w:ascii="Arial" w:hAnsi="Arial" w:cs="Arial"/>
          <w:b/>
          <w:sz w:val="28"/>
          <w:lang w:val="es-ES"/>
        </w:rPr>
      </w:pPr>
    </w:p>
    <w:p w:rsidR="00DD7017" w:rsidRDefault="00DD7017" w:rsidP="00B55342">
      <w:pPr>
        <w:pStyle w:val="Ttulo"/>
        <w:spacing w:line="360" w:lineRule="auto"/>
        <w:jc w:val="both"/>
        <w:rPr>
          <w:rFonts w:ascii="Arial" w:hAnsi="Arial" w:cs="Arial"/>
          <w:b/>
          <w:sz w:val="28"/>
          <w:lang w:val="es-ES"/>
        </w:rPr>
      </w:pPr>
    </w:p>
    <w:p w:rsidR="00DD7017" w:rsidRDefault="00DD7017" w:rsidP="00B55342">
      <w:pPr>
        <w:pStyle w:val="Ttulo"/>
        <w:spacing w:line="360" w:lineRule="auto"/>
        <w:jc w:val="both"/>
        <w:rPr>
          <w:rFonts w:ascii="Arial" w:hAnsi="Arial" w:cs="Arial"/>
          <w:b/>
          <w:sz w:val="28"/>
          <w:lang w:val="es-ES"/>
        </w:rPr>
      </w:pPr>
    </w:p>
    <w:p w:rsidR="00DD7017" w:rsidRDefault="00DD7017" w:rsidP="00B55342">
      <w:pPr>
        <w:pStyle w:val="Ttulo"/>
        <w:spacing w:line="360" w:lineRule="auto"/>
        <w:jc w:val="both"/>
        <w:rPr>
          <w:rFonts w:ascii="Arial" w:hAnsi="Arial" w:cs="Arial"/>
          <w:b/>
          <w:sz w:val="28"/>
          <w:lang w:val="es-ES"/>
        </w:rPr>
      </w:pPr>
    </w:p>
    <w:p w:rsidR="00DD7017" w:rsidRDefault="00DD7017" w:rsidP="00B55342">
      <w:pPr>
        <w:pStyle w:val="Ttulo"/>
        <w:spacing w:line="360" w:lineRule="auto"/>
        <w:jc w:val="both"/>
        <w:rPr>
          <w:rFonts w:ascii="Arial" w:hAnsi="Arial" w:cs="Arial"/>
          <w:b/>
          <w:sz w:val="28"/>
          <w:lang w:val="es-ES"/>
        </w:rPr>
      </w:pPr>
    </w:p>
    <w:p w:rsidR="00DD7017" w:rsidRDefault="00DD7017" w:rsidP="00B55342">
      <w:pPr>
        <w:pStyle w:val="Ttulo"/>
        <w:spacing w:line="360" w:lineRule="auto"/>
        <w:jc w:val="both"/>
        <w:rPr>
          <w:rFonts w:ascii="Arial" w:hAnsi="Arial" w:cs="Arial"/>
          <w:b/>
          <w:sz w:val="28"/>
          <w:lang w:val="es-ES"/>
        </w:rPr>
      </w:pPr>
    </w:p>
    <w:p w:rsidR="00DD7017" w:rsidRDefault="00DD7017" w:rsidP="00B55342">
      <w:pPr>
        <w:pStyle w:val="Ttulo"/>
        <w:spacing w:line="360" w:lineRule="auto"/>
        <w:jc w:val="both"/>
        <w:rPr>
          <w:rFonts w:ascii="Arial" w:hAnsi="Arial" w:cs="Arial"/>
          <w:b/>
          <w:sz w:val="28"/>
          <w:lang w:val="es-ES"/>
        </w:rPr>
      </w:pPr>
    </w:p>
    <w:p w:rsidR="00DD7017" w:rsidRDefault="00DD7017" w:rsidP="00B55342">
      <w:pPr>
        <w:pStyle w:val="Ttulo"/>
        <w:spacing w:line="360" w:lineRule="auto"/>
        <w:jc w:val="both"/>
        <w:rPr>
          <w:rFonts w:ascii="Arial" w:hAnsi="Arial" w:cs="Arial"/>
          <w:b/>
          <w:sz w:val="28"/>
          <w:lang w:val="es-ES"/>
        </w:rPr>
      </w:pPr>
    </w:p>
    <w:p w:rsidR="00A54B0C" w:rsidRPr="00A54B0C" w:rsidRDefault="00A54B0C" w:rsidP="00B55342">
      <w:pPr>
        <w:pStyle w:val="Ttulo"/>
        <w:spacing w:line="360" w:lineRule="auto"/>
        <w:jc w:val="both"/>
        <w:rPr>
          <w:rFonts w:ascii="Arial" w:hAnsi="Arial" w:cs="Arial"/>
          <w:b/>
          <w:sz w:val="28"/>
          <w:lang w:val="es-ES"/>
          <w:rPrChange w:id="94" w:author="Douglas" w:date="2025-12-12T15:46:00Z">
            <w:rPr>
              <w:rFonts w:cs="Arial"/>
              <w:b/>
              <w:iCs/>
              <w:szCs w:val="28"/>
            </w:rPr>
          </w:rPrChange>
        </w:rPr>
      </w:pPr>
      <w:r w:rsidRPr="00A54B0C">
        <w:rPr>
          <w:rFonts w:ascii="Arial" w:hAnsi="Arial" w:cs="Arial"/>
          <w:b/>
          <w:sz w:val="28"/>
          <w:lang w:val="es-ES"/>
          <w:rPrChange w:id="95" w:author="Douglas" w:date="2025-12-12T15:46:00Z">
            <w:rPr>
              <w:rFonts w:cs="Arial"/>
              <w:iCs/>
              <w:szCs w:val="28"/>
            </w:rPr>
          </w:rPrChange>
        </w:rPr>
        <w:t>Capítulo V. Modela de la estructura y comportamiento</w:t>
      </w:r>
    </w:p>
    <w:p w:rsidR="00A54B0C" w:rsidRPr="00A54B0C" w:rsidRDefault="00A54B0C" w:rsidP="00B55342">
      <w:pPr>
        <w:pStyle w:val="Subttulo"/>
        <w:spacing w:line="360" w:lineRule="auto"/>
        <w:jc w:val="both"/>
        <w:rPr>
          <w:ins w:id="96" w:author="Douglas" w:date="2025-12-12T15:46:00Z"/>
          <w:b/>
          <w:lang w:val="es-ES"/>
        </w:rPr>
      </w:pPr>
      <w:r w:rsidRPr="00A54B0C">
        <w:rPr>
          <w:b/>
          <w:lang w:val="es-ES"/>
          <w:rPrChange w:id="97" w:author="Douglas" w:date="2025-12-12T15:46:00Z">
            <w:rPr>
              <w:rFonts w:cs="Arial"/>
              <w:b/>
              <w:iCs/>
              <w:sz w:val="26"/>
              <w:szCs w:val="26"/>
            </w:rPr>
          </w:rPrChange>
        </w:rPr>
        <w:t>Introducción</w:t>
      </w:r>
    </w:p>
    <w:p w:rsidR="00A54B0C" w:rsidRPr="00A54B0C" w:rsidRDefault="00A54B0C" w:rsidP="00B55342">
      <w:pPr>
        <w:spacing w:before="100" w:beforeAutospacing="1" w:after="100" w:afterAutospacing="1" w:line="360" w:lineRule="auto"/>
        <w:jc w:val="both"/>
        <w:rPr>
          <w:rFonts w:eastAsia="Times New Roman" w:cs="Arial"/>
          <w:szCs w:val="24"/>
          <w:lang w:val="es-ES" w:eastAsia="es-ES"/>
        </w:rPr>
      </w:pPr>
      <w:r w:rsidRPr="00A54B0C">
        <w:rPr>
          <w:rFonts w:eastAsia="Times New Roman" w:cs="Arial"/>
          <w:szCs w:val="24"/>
          <w:lang w:val="es-ES" w:eastAsia="es-ES"/>
        </w:rPr>
        <w:t xml:space="preserve">El presente capítulo desarrolla el modelado de la estructura y el comportamiento del sistema desde la perspectiva del análisis, tomando como base las Historias de Usuario </w:t>
      </w:r>
      <w:r w:rsidRPr="00A54B0C">
        <w:rPr>
          <w:rFonts w:eastAsia="Times New Roman" w:cs="Arial"/>
          <w:szCs w:val="24"/>
          <w:lang w:val="es-ES" w:eastAsia="es-ES"/>
        </w:rPr>
        <w:lastRenderedPageBreak/>
        <w:t>definidas en la etapa de documentación de requisitos. A partir de estas historias, se identifican las entidades principales del dominio, sus responsabilidades y las relaciones necesarias para dar soporte a los procesos descritos por los usuarios finales.</w:t>
      </w:r>
    </w:p>
    <w:p w:rsidR="00A54B0C" w:rsidRPr="00A54B0C" w:rsidRDefault="00A54B0C" w:rsidP="00B55342">
      <w:pPr>
        <w:spacing w:before="100" w:beforeAutospacing="1" w:after="100" w:afterAutospacing="1" w:line="360" w:lineRule="auto"/>
        <w:jc w:val="both"/>
        <w:rPr>
          <w:rFonts w:eastAsia="Times New Roman" w:cs="Arial"/>
          <w:szCs w:val="24"/>
          <w:lang w:val="es-ES" w:eastAsia="es-ES"/>
        </w:rPr>
      </w:pPr>
      <w:r w:rsidRPr="00A54B0C">
        <w:rPr>
          <w:rFonts w:eastAsia="Times New Roman" w:cs="Arial"/>
          <w:szCs w:val="24"/>
          <w:lang w:val="es-ES" w:eastAsia="es-ES"/>
        </w:rPr>
        <w:t>El diagrama de clases del análisis refleja la comprensión conceptual del sistema, sin incluir aún detalles de implementación, y permite visualizar los objetos relevantes y su organización lógica. Este modelo constituye una herramienta fundamental para validar la coherencia entre los requisitos y la solución propuesta, además de servir como insumo directo para el diseño posterior.</w:t>
      </w:r>
    </w:p>
    <w:p w:rsidR="00A54B0C" w:rsidRPr="00A54B0C" w:rsidRDefault="00A54B0C" w:rsidP="00B55342">
      <w:pPr>
        <w:spacing w:before="100" w:beforeAutospacing="1" w:after="100" w:afterAutospacing="1" w:line="360" w:lineRule="auto"/>
        <w:jc w:val="both"/>
        <w:rPr>
          <w:rFonts w:eastAsia="Times New Roman" w:cs="Arial"/>
          <w:szCs w:val="24"/>
          <w:lang w:val="es-ES" w:eastAsia="es-ES"/>
        </w:rPr>
      </w:pPr>
      <w:r w:rsidRPr="00A54B0C">
        <w:rPr>
          <w:rFonts w:eastAsia="Times New Roman" w:cs="Arial"/>
          <w:szCs w:val="24"/>
          <w:lang w:val="es-ES" w:eastAsia="es-ES"/>
        </w:rPr>
        <w:t>Complementariamente, se presentan los diagramas de interacción correspondientes, los cuales muestran la secuencia de mensajes entre objetos en escenarios clave derivados de las Historias de Usuario. Estos diagramas permiten comprender el flujo dinámico del sistema y verificar que el comportamiento esperado se alinea con las necesidades funcionales establecidas.</w:t>
      </w:r>
    </w:p>
    <w:p w:rsidR="00A54B0C" w:rsidRPr="00A54B0C" w:rsidRDefault="00A54B0C" w:rsidP="00B55342">
      <w:pPr>
        <w:spacing w:before="100" w:beforeAutospacing="1" w:after="100" w:afterAutospacing="1" w:line="360" w:lineRule="auto"/>
        <w:jc w:val="both"/>
        <w:rPr>
          <w:rFonts w:eastAsia="Times New Roman" w:cs="Arial"/>
          <w:szCs w:val="24"/>
          <w:lang w:val="es-ES" w:eastAsia="es-ES"/>
        </w:rPr>
      </w:pPr>
      <w:r w:rsidRPr="00A54B0C">
        <w:rPr>
          <w:rFonts w:eastAsia="Times New Roman" w:cs="Arial"/>
          <w:szCs w:val="24"/>
          <w:lang w:val="es-ES" w:eastAsia="es-ES"/>
        </w:rPr>
        <w:t>El contenido de este capítulo ofrece una representación clara, estructurada y orientada al dominio del problema, fortaleciendo la transición hacia las etapas de diseño, implementación y validación del sistema.</w:t>
      </w:r>
    </w:p>
    <w:p w:rsidR="00A54B0C" w:rsidRPr="00A54B0C" w:rsidRDefault="00A54B0C" w:rsidP="00B55342">
      <w:pPr>
        <w:spacing w:line="360" w:lineRule="auto"/>
        <w:jc w:val="both"/>
        <w:rPr>
          <w:rFonts w:cs="Arial"/>
          <w:i/>
          <w:iCs/>
          <w:color w:val="0000FF"/>
          <w:sz w:val="26"/>
          <w:szCs w:val="26"/>
          <w:lang w:val="es-ES"/>
          <w:rPrChange w:id="98" w:author="Douglas" w:date="2025-12-12T15:46:00Z">
            <w:rPr>
              <w:rFonts w:cs="Arial"/>
              <w:i/>
              <w:iCs/>
              <w:color w:val="0000FF"/>
              <w:sz w:val="26"/>
              <w:szCs w:val="26"/>
            </w:rPr>
          </w:rPrChange>
        </w:rPr>
      </w:pPr>
    </w:p>
    <w:p w:rsidR="00A54B0C" w:rsidRDefault="00A54B0C" w:rsidP="00B55342">
      <w:pPr>
        <w:pStyle w:val="Ttulo2"/>
        <w:numPr>
          <w:ilvl w:val="1"/>
          <w:numId w:val="0"/>
        </w:numPr>
        <w:spacing w:line="360" w:lineRule="auto"/>
        <w:jc w:val="both"/>
        <w:rPr>
          <w:rFonts w:ascii="Arial" w:eastAsia="Calibri" w:hAnsi="Arial" w:cs="Arial"/>
          <w:bCs/>
          <w:iCs w:val="0"/>
          <w:kern w:val="0"/>
          <w:sz w:val="24"/>
          <w:szCs w:val="24"/>
          <w:lang w:val="es-ES"/>
        </w:rPr>
      </w:pPr>
      <w:bookmarkStart w:id="99" w:name="_Toc216556294"/>
      <w:proofErr w:type="gramStart"/>
      <w:r>
        <w:rPr>
          <w:rFonts w:ascii="Arial" w:eastAsia="Calibri" w:hAnsi="Arial" w:cs="Arial"/>
          <w:bCs/>
          <w:iCs w:val="0"/>
          <w:kern w:val="0"/>
          <w:sz w:val="24"/>
          <w:szCs w:val="24"/>
          <w:lang w:val="es-ES"/>
        </w:rPr>
        <w:lastRenderedPageBreak/>
        <w:t>5.1</w:t>
      </w:r>
      <w:r w:rsidRPr="00A54B0C">
        <w:rPr>
          <w:rFonts w:ascii="Arial" w:eastAsia="Calibri" w:hAnsi="Arial" w:cs="Arial"/>
          <w:bCs/>
          <w:iCs w:val="0"/>
          <w:kern w:val="0"/>
          <w:sz w:val="24"/>
          <w:szCs w:val="24"/>
          <w:lang w:val="es-ES"/>
          <w:rPrChange w:id="100" w:author="Douglas" w:date="2025-12-12T15:46:00Z">
            <w:rPr>
              <w:rFonts w:ascii="Arial" w:eastAsia="Calibri" w:hAnsi="Arial" w:cs="Arial"/>
              <w:bCs/>
              <w:iCs w:val="0"/>
              <w:kern w:val="0"/>
              <w:sz w:val="24"/>
              <w:szCs w:val="24"/>
            </w:rPr>
          </w:rPrChange>
        </w:rPr>
        <w:t xml:space="preserve">  Diagramas</w:t>
      </w:r>
      <w:proofErr w:type="gramEnd"/>
      <w:r w:rsidRPr="00A54B0C">
        <w:rPr>
          <w:rFonts w:ascii="Arial" w:eastAsia="Calibri" w:hAnsi="Arial" w:cs="Arial"/>
          <w:bCs/>
          <w:iCs w:val="0"/>
          <w:kern w:val="0"/>
          <w:sz w:val="24"/>
          <w:szCs w:val="24"/>
          <w:lang w:val="es-ES"/>
          <w:rPrChange w:id="101" w:author="Douglas" w:date="2025-12-12T15:46:00Z">
            <w:rPr>
              <w:rFonts w:ascii="Arial" w:eastAsia="Calibri" w:hAnsi="Arial" w:cs="Arial"/>
              <w:bCs/>
              <w:iCs w:val="0"/>
              <w:kern w:val="0"/>
              <w:sz w:val="24"/>
              <w:szCs w:val="24"/>
            </w:rPr>
          </w:rPrChange>
        </w:rPr>
        <w:t xml:space="preserve"> de clases</w:t>
      </w:r>
      <w:r w:rsidR="00CE7D0A">
        <w:rPr>
          <w:rFonts w:ascii="Arial" w:eastAsia="Calibri" w:hAnsi="Arial" w:cs="Arial"/>
          <w:bCs/>
          <w:iCs w:val="0"/>
          <w:kern w:val="0"/>
          <w:sz w:val="24"/>
          <w:szCs w:val="24"/>
          <w:lang w:val="es-ES"/>
        </w:rPr>
        <w:t xml:space="preserve"> del análisis</w:t>
      </w:r>
      <w:bookmarkEnd w:id="99"/>
    </w:p>
    <w:p w:rsidR="00FF04C3" w:rsidRDefault="00FF04C3" w:rsidP="00B55342">
      <w:pPr>
        <w:pStyle w:val="Textoindependiente"/>
        <w:spacing w:line="360" w:lineRule="auto"/>
        <w:jc w:val="both"/>
        <w:rPr>
          <w:lang w:val="es-ES"/>
        </w:rPr>
      </w:pPr>
      <w:r>
        <w:rPr>
          <w:noProof/>
          <w:lang w:val="es-ES" w:eastAsia="es-ES"/>
        </w:rPr>
        <w:drawing>
          <wp:inline distT="0" distB="0" distL="0" distR="0">
            <wp:extent cx="5760085" cy="3217545"/>
            <wp:effectExtent l="0" t="0" r="0" b="190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lass Diagram1.jpg"/>
                    <pic:cNvPicPr/>
                  </pic:nvPicPr>
                  <pic:blipFill>
                    <a:blip r:embed="rId13">
                      <a:extLst>
                        <a:ext uri="{28A0092B-C50C-407E-A947-70E740481C1C}">
                          <a14:useLocalDpi xmlns:a14="http://schemas.microsoft.com/office/drawing/2010/main" val="0"/>
                        </a:ext>
                      </a:extLst>
                    </a:blip>
                    <a:stretch>
                      <a:fillRect/>
                    </a:stretch>
                  </pic:blipFill>
                  <pic:spPr>
                    <a:xfrm>
                      <a:off x="0" y="0"/>
                      <a:ext cx="5760085" cy="3217545"/>
                    </a:xfrm>
                    <a:prstGeom prst="rect">
                      <a:avLst/>
                    </a:prstGeom>
                  </pic:spPr>
                </pic:pic>
              </a:graphicData>
            </a:graphic>
          </wp:inline>
        </w:drawing>
      </w:r>
    </w:p>
    <w:p w:rsidR="00FF04C3" w:rsidRDefault="00FF04C3" w:rsidP="00B55342">
      <w:pPr>
        <w:pStyle w:val="Textoindependiente"/>
        <w:spacing w:line="360" w:lineRule="auto"/>
        <w:jc w:val="both"/>
        <w:rPr>
          <w:lang w:val="es-ES"/>
        </w:rPr>
      </w:pPr>
      <w:r>
        <w:rPr>
          <w:noProof/>
          <w:lang w:val="es-ES" w:eastAsia="es-ES"/>
        </w:rPr>
        <w:drawing>
          <wp:inline distT="0" distB="0" distL="0" distR="0">
            <wp:extent cx="5760085" cy="3098165"/>
            <wp:effectExtent l="0" t="0" r="0" b="698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lass Diagram2.jpg"/>
                    <pic:cNvPicPr/>
                  </pic:nvPicPr>
                  <pic:blipFill>
                    <a:blip r:embed="rId14">
                      <a:extLst>
                        <a:ext uri="{28A0092B-C50C-407E-A947-70E740481C1C}">
                          <a14:useLocalDpi xmlns:a14="http://schemas.microsoft.com/office/drawing/2010/main" val="0"/>
                        </a:ext>
                      </a:extLst>
                    </a:blip>
                    <a:stretch>
                      <a:fillRect/>
                    </a:stretch>
                  </pic:blipFill>
                  <pic:spPr>
                    <a:xfrm>
                      <a:off x="0" y="0"/>
                      <a:ext cx="5760085" cy="3098165"/>
                    </a:xfrm>
                    <a:prstGeom prst="rect">
                      <a:avLst/>
                    </a:prstGeom>
                  </pic:spPr>
                </pic:pic>
              </a:graphicData>
            </a:graphic>
          </wp:inline>
        </w:drawing>
      </w:r>
    </w:p>
    <w:p w:rsidR="00FF04C3" w:rsidRDefault="00FF04C3" w:rsidP="00B55342">
      <w:pPr>
        <w:pStyle w:val="Textoindependiente"/>
        <w:spacing w:line="360" w:lineRule="auto"/>
        <w:jc w:val="both"/>
        <w:rPr>
          <w:lang w:val="es-ES"/>
        </w:rPr>
      </w:pPr>
      <w:r>
        <w:rPr>
          <w:noProof/>
          <w:lang w:val="es-ES" w:eastAsia="es-ES"/>
        </w:rPr>
        <w:lastRenderedPageBreak/>
        <w:drawing>
          <wp:inline distT="0" distB="0" distL="0" distR="0">
            <wp:extent cx="5760085" cy="335597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lass Diagram3.jpg"/>
                    <pic:cNvPicPr/>
                  </pic:nvPicPr>
                  <pic:blipFill>
                    <a:blip r:embed="rId15">
                      <a:extLst>
                        <a:ext uri="{28A0092B-C50C-407E-A947-70E740481C1C}">
                          <a14:useLocalDpi xmlns:a14="http://schemas.microsoft.com/office/drawing/2010/main" val="0"/>
                        </a:ext>
                      </a:extLst>
                    </a:blip>
                    <a:stretch>
                      <a:fillRect/>
                    </a:stretch>
                  </pic:blipFill>
                  <pic:spPr>
                    <a:xfrm>
                      <a:off x="0" y="0"/>
                      <a:ext cx="5760085" cy="3355975"/>
                    </a:xfrm>
                    <a:prstGeom prst="rect">
                      <a:avLst/>
                    </a:prstGeom>
                  </pic:spPr>
                </pic:pic>
              </a:graphicData>
            </a:graphic>
          </wp:inline>
        </w:drawing>
      </w:r>
    </w:p>
    <w:p w:rsidR="00FF04C3" w:rsidRDefault="00FF04C3" w:rsidP="00B55342">
      <w:pPr>
        <w:pStyle w:val="Textoindependiente"/>
        <w:spacing w:line="360" w:lineRule="auto"/>
        <w:jc w:val="both"/>
        <w:rPr>
          <w:lang w:val="es-ES"/>
        </w:rPr>
      </w:pPr>
      <w:r>
        <w:rPr>
          <w:noProof/>
          <w:lang w:val="es-ES" w:eastAsia="es-ES"/>
        </w:rPr>
        <w:drawing>
          <wp:inline distT="0" distB="0" distL="0" distR="0">
            <wp:extent cx="5760085" cy="358394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lass Diagram4.jpg"/>
                    <pic:cNvPicPr/>
                  </pic:nvPicPr>
                  <pic:blipFill>
                    <a:blip r:embed="rId16">
                      <a:extLst>
                        <a:ext uri="{28A0092B-C50C-407E-A947-70E740481C1C}">
                          <a14:useLocalDpi xmlns:a14="http://schemas.microsoft.com/office/drawing/2010/main" val="0"/>
                        </a:ext>
                      </a:extLst>
                    </a:blip>
                    <a:stretch>
                      <a:fillRect/>
                    </a:stretch>
                  </pic:blipFill>
                  <pic:spPr>
                    <a:xfrm>
                      <a:off x="0" y="0"/>
                      <a:ext cx="5760085" cy="3583940"/>
                    </a:xfrm>
                    <a:prstGeom prst="rect">
                      <a:avLst/>
                    </a:prstGeom>
                  </pic:spPr>
                </pic:pic>
              </a:graphicData>
            </a:graphic>
          </wp:inline>
        </w:drawing>
      </w:r>
    </w:p>
    <w:p w:rsidR="00FF04C3" w:rsidRDefault="00FF04C3" w:rsidP="00B55342">
      <w:pPr>
        <w:pStyle w:val="Textoindependiente"/>
        <w:spacing w:line="360" w:lineRule="auto"/>
        <w:jc w:val="both"/>
        <w:rPr>
          <w:lang w:val="es-ES"/>
        </w:rPr>
      </w:pPr>
      <w:r>
        <w:rPr>
          <w:noProof/>
          <w:lang w:val="es-ES" w:eastAsia="es-ES"/>
        </w:rPr>
        <w:lastRenderedPageBreak/>
        <w:drawing>
          <wp:inline distT="0" distB="0" distL="0" distR="0">
            <wp:extent cx="5760085" cy="3153410"/>
            <wp:effectExtent l="0" t="0" r="0" b="889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lass Diagram5.jpg"/>
                    <pic:cNvPicPr/>
                  </pic:nvPicPr>
                  <pic:blipFill>
                    <a:blip r:embed="rId17">
                      <a:extLst>
                        <a:ext uri="{28A0092B-C50C-407E-A947-70E740481C1C}">
                          <a14:useLocalDpi xmlns:a14="http://schemas.microsoft.com/office/drawing/2010/main" val="0"/>
                        </a:ext>
                      </a:extLst>
                    </a:blip>
                    <a:stretch>
                      <a:fillRect/>
                    </a:stretch>
                  </pic:blipFill>
                  <pic:spPr>
                    <a:xfrm>
                      <a:off x="0" y="0"/>
                      <a:ext cx="5760085" cy="3153410"/>
                    </a:xfrm>
                    <a:prstGeom prst="rect">
                      <a:avLst/>
                    </a:prstGeom>
                  </pic:spPr>
                </pic:pic>
              </a:graphicData>
            </a:graphic>
          </wp:inline>
        </w:drawing>
      </w:r>
    </w:p>
    <w:p w:rsidR="00FF04C3" w:rsidRDefault="00FF04C3" w:rsidP="00B55342">
      <w:pPr>
        <w:pStyle w:val="Textoindependiente"/>
        <w:spacing w:line="360" w:lineRule="auto"/>
        <w:jc w:val="both"/>
        <w:rPr>
          <w:lang w:val="es-ES"/>
        </w:rPr>
      </w:pPr>
      <w:r>
        <w:rPr>
          <w:noProof/>
          <w:lang w:val="es-ES" w:eastAsia="es-ES"/>
        </w:rPr>
        <w:drawing>
          <wp:inline distT="0" distB="0" distL="0" distR="0">
            <wp:extent cx="5760085" cy="1819910"/>
            <wp:effectExtent l="0" t="0" r="0" b="889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Class Diagram7.jpg"/>
                    <pic:cNvPicPr/>
                  </pic:nvPicPr>
                  <pic:blipFill>
                    <a:blip r:embed="rId18">
                      <a:extLst>
                        <a:ext uri="{28A0092B-C50C-407E-A947-70E740481C1C}">
                          <a14:useLocalDpi xmlns:a14="http://schemas.microsoft.com/office/drawing/2010/main" val="0"/>
                        </a:ext>
                      </a:extLst>
                    </a:blip>
                    <a:stretch>
                      <a:fillRect/>
                    </a:stretch>
                  </pic:blipFill>
                  <pic:spPr>
                    <a:xfrm>
                      <a:off x="0" y="0"/>
                      <a:ext cx="5760085" cy="1819910"/>
                    </a:xfrm>
                    <a:prstGeom prst="rect">
                      <a:avLst/>
                    </a:prstGeom>
                  </pic:spPr>
                </pic:pic>
              </a:graphicData>
            </a:graphic>
          </wp:inline>
        </w:drawing>
      </w:r>
    </w:p>
    <w:p w:rsidR="00FF04C3" w:rsidRDefault="00FF04C3" w:rsidP="00B55342">
      <w:pPr>
        <w:pStyle w:val="Textoindependiente"/>
        <w:spacing w:line="360" w:lineRule="auto"/>
        <w:jc w:val="both"/>
        <w:rPr>
          <w:lang w:val="es-ES"/>
        </w:rPr>
      </w:pPr>
      <w:r>
        <w:rPr>
          <w:noProof/>
          <w:lang w:val="es-ES" w:eastAsia="es-ES"/>
        </w:rPr>
        <w:drawing>
          <wp:inline distT="0" distB="0" distL="0" distR="0">
            <wp:extent cx="5760085" cy="2408555"/>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Class Diagram8.jpg"/>
                    <pic:cNvPicPr/>
                  </pic:nvPicPr>
                  <pic:blipFill>
                    <a:blip r:embed="rId19">
                      <a:extLst>
                        <a:ext uri="{28A0092B-C50C-407E-A947-70E740481C1C}">
                          <a14:useLocalDpi xmlns:a14="http://schemas.microsoft.com/office/drawing/2010/main" val="0"/>
                        </a:ext>
                      </a:extLst>
                    </a:blip>
                    <a:stretch>
                      <a:fillRect/>
                    </a:stretch>
                  </pic:blipFill>
                  <pic:spPr>
                    <a:xfrm>
                      <a:off x="0" y="0"/>
                      <a:ext cx="5760085" cy="2408555"/>
                    </a:xfrm>
                    <a:prstGeom prst="rect">
                      <a:avLst/>
                    </a:prstGeom>
                  </pic:spPr>
                </pic:pic>
              </a:graphicData>
            </a:graphic>
          </wp:inline>
        </w:drawing>
      </w:r>
    </w:p>
    <w:p w:rsidR="00FF04C3" w:rsidRDefault="00FF04C3" w:rsidP="00B55342">
      <w:pPr>
        <w:pStyle w:val="Textoindependiente"/>
        <w:spacing w:line="360" w:lineRule="auto"/>
        <w:jc w:val="both"/>
        <w:rPr>
          <w:lang w:val="es-ES"/>
        </w:rPr>
      </w:pPr>
      <w:r>
        <w:rPr>
          <w:noProof/>
          <w:lang w:val="es-ES" w:eastAsia="es-ES"/>
        </w:rPr>
        <w:lastRenderedPageBreak/>
        <w:drawing>
          <wp:inline distT="0" distB="0" distL="0" distR="0">
            <wp:extent cx="5760085" cy="2734310"/>
            <wp:effectExtent l="0" t="0" r="0" b="889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Class Diagram9.jpg"/>
                    <pic:cNvPicPr/>
                  </pic:nvPicPr>
                  <pic:blipFill>
                    <a:blip r:embed="rId20">
                      <a:extLst>
                        <a:ext uri="{28A0092B-C50C-407E-A947-70E740481C1C}">
                          <a14:useLocalDpi xmlns:a14="http://schemas.microsoft.com/office/drawing/2010/main" val="0"/>
                        </a:ext>
                      </a:extLst>
                    </a:blip>
                    <a:stretch>
                      <a:fillRect/>
                    </a:stretch>
                  </pic:blipFill>
                  <pic:spPr>
                    <a:xfrm>
                      <a:off x="0" y="0"/>
                      <a:ext cx="5760085" cy="2734310"/>
                    </a:xfrm>
                    <a:prstGeom prst="rect">
                      <a:avLst/>
                    </a:prstGeom>
                  </pic:spPr>
                </pic:pic>
              </a:graphicData>
            </a:graphic>
          </wp:inline>
        </w:drawing>
      </w:r>
    </w:p>
    <w:p w:rsidR="00FF04C3" w:rsidRPr="00FF04C3" w:rsidRDefault="00FF04C3" w:rsidP="00B55342">
      <w:pPr>
        <w:pStyle w:val="Textoindependiente"/>
        <w:spacing w:line="360" w:lineRule="auto"/>
        <w:jc w:val="both"/>
        <w:rPr>
          <w:lang w:val="es-ES"/>
          <w:rPrChange w:id="102" w:author="Douglas" w:date="2025-12-12T15:46:00Z">
            <w:rPr>
              <w:rFonts w:eastAsia="Calibri" w:cs="Arial"/>
              <w:bCs/>
              <w:kern w:val="0"/>
            </w:rPr>
          </w:rPrChange>
        </w:rPr>
      </w:pPr>
      <w:r>
        <w:rPr>
          <w:noProof/>
          <w:lang w:val="es-ES" w:eastAsia="es-ES"/>
        </w:rPr>
        <w:drawing>
          <wp:inline distT="0" distB="0" distL="0" distR="0">
            <wp:extent cx="5760085" cy="2227580"/>
            <wp:effectExtent l="0" t="0" r="0" b="127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Class Diagram10.jpg"/>
                    <pic:cNvPicPr/>
                  </pic:nvPicPr>
                  <pic:blipFill>
                    <a:blip r:embed="rId21">
                      <a:extLst>
                        <a:ext uri="{28A0092B-C50C-407E-A947-70E740481C1C}">
                          <a14:useLocalDpi xmlns:a14="http://schemas.microsoft.com/office/drawing/2010/main" val="0"/>
                        </a:ext>
                      </a:extLst>
                    </a:blip>
                    <a:stretch>
                      <a:fillRect/>
                    </a:stretch>
                  </pic:blipFill>
                  <pic:spPr>
                    <a:xfrm>
                      <a:off x="0" y="0"/>
                      <a:ext cx="5760085" cy="2227580"/>
                    </a:xfrm>
                    <a:prstGeom prst="rect">
                      <a:avLst/>
                    </a:prstGeom>
                  </pic:spPr>
                </pic:pic>
              </a:graphicData>
            </a:graphic>
          </wp:inline>
        </w:drawing>
      </w:r>
    </w:p>
    <w:p w:rsidR="00A54B0C" w:rsidRPr="00A54B0C" w:rsidRDefault="00A54B0C" w:rsidP="00B55342">
      <w:pPr>
        <w:pStyle w:val="Ttulo3"/>
        <w:numPr>
          <w:ilvl w:val="2"/>
          <w:numId w:val="0"/>
        </w:numPr>
        <w:tabs>
          <w:tab w:val="left" w:pos="0"/>
        </w:tabs>
        <w:spacing w:line="360" w:lineRule="auto"/>
        <w:jc w:val="both"/>
        <w:rPr>
          <w:rFonts w:ascii="Arial" w:hAnsi="Arial" w:cs="Arial"/>
          <w:i/>
          <w:iCs/>
          <w:color w:val="0000FF"/>
          <w:lang w:val="es-ES"/>
          <w:rPrChange w:id="103" w:author="Douglas" w:date="2025-12-12T15:46:00Z">
            <w:rPr>
              <w:rFonts w:ascii="Arial" w:hAnsi="Arial" w:cs="Arial"/>
              <w:i/>
              <w:iCs/>
              <w:color w:val="0000FF"/>
            </w:rPr>
          </w:rPrChange>
        </w:rPr>
      </w:pPr>
      <w:bookmarkStart w:id="104" w:name="_Toc216556295"/>
      <w:r w:rsidRPr="00A54B0C">
        <w:rPr>
          <w:rFonts w:ascii="Arial" w:hAnsi="Arial" w:cs="Arial"/>
          <w:iCs/>
          <w:lang w:val="es-ES"/>
          <w:rPrChange w:id="105" w:author="Douglas" w:date="2025-12-12T15:46:00Z">
            <w:rPr>
              <w:rFonts w:ascii="Arial" w:hAnsi="Arial" w:cs="Arial"/>
              <w:iCs/>
            </w:rPr>
          </w:rPrChange>
        </w:rPr>
        <w:t>Descripción de clases</w:t>
      </w:r>
      <w:bookmarkEnd w:id="104"/>
      <w:r w:rsidRPr="00A54B0C">
        <w:rPr>
          <w:rFonts w:ascii="Arial" w:hAnsi="Arial" w:cs="Arial"/>
          <w:iCs/>
          <w:lang w:val="es-ES"/>
          <w:rPrChange w:id="106" w:author="Douglas" w:date="2025-12-12T15:46:00Z">
            <w:rPr>
              <w:rFonts w:ascii="Arial" w:hAnsi="Arial" w:cs="Arial"/>
              <w:iCs/>
            </w:rPr>
          </w:rPrChange>
        </w:rPr>
        <w:t xml:space="preserve"> </w:t>
      </w:r>
    </w:p>
    <w:p w:rsidR="00A54B0C" w:rsidRPr="00A54B0C" w:rsidRDefault="00A54B0C" w:rsidP="00B55342">
      <w:pPr>
        <w:spacing w:line="360" w:lineRule="auto"/>
        <w:jc w:val="both"/>
        <w:rPr>
          <w:rFonts w:cs="Arial"/>
          <w:i/>
          <w:iCs/>
          <w:color w:val="0000FF"/>
          <w:szCs w:val="24"/>
          <w:lang w:val="es-ES"/>
          <w:rPrChange w:id="107" w:author="Douglas" w:date="2025-12-12T15:46:00Z">
            <w:rPr>
              <w:rFonts w:cs="Arial"/>
              <w:i/>
              <w:iCs/>
              <w:color w:val="0000FF"/>
              <w:szCs w:val="24"/>
            </w:rPr>
          </w:rPrChange>
        </w:rPr>
      </w:pPr>
    </w:p>
    <w:tbl>
      <w:tblPr>
        <w:tblW w:w="0" w:type="auto"/>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CellMar>
          <w:left w:w="70" w:type="dxa"/>
          <w:right w:w="70" w:type="dxa"/>
        </w:tblCellMar>
        <w:tblLook w:val="04A0" w:firstRow="1" w:lastRow="0" w:firstColumn="1" w:lastColumn="0" w:noHBand="0" w:noVBand="1"/>
      </w:tblPr>
      <w:tblGrid>
        <w:gridCol w:w="496"/>
        <w:gridCol w:w="2693"/>
        <w:gridCol w:w="5103"/>
      </w:tblGrid>
      <w:tr w:rsidR="00A54B0C" w:rsidTr="00A54B0C">
        <w:trPr>
          <w:trHeight w:hRule="exact" w:val="635"/>
        </w:trPr>
        <w:tc>
          <w:tcPr>
            <w:tcW w:w="496" w:type="dxa"/>
            <w:shd w:val="clear" w:color="auto" w:fill="CCCCFF"/>
          </w:tcPr>
          <w:p w:rsidR="00A54B0C" w:rsidRDefault="00A54B0C" w:rsidP="00B55342">
            <w:pPr>
              <w:pStyle w:val="Textoindependiente"/>
              <w:spacing w:after="0" w:line="360" w:lineRule="auto"/>
              <w:ind w:left="-71"/>
              <w:jc w:val="both"/>
              <w:rPr>
                <w:rFonts w:cs="Arial"/>
                <w:b/>
                <w:szCs w:val="22"/>
              </w:rPr>
            </w:pPr>
            <w:r>
              <w:rPr>
                <w:rFonts w:cs="Arial"/>
                <w:b/>
                <w:szCs w:val="22"/>
              </w:rPr>
              <w:t>No.</w:t>
            </w:r>
          </w:p>
        </w:tc>
        <w:tc>
          <w:tcPr>
            <w:tcW w:w="2693" w:type="dxa"/>
            <w:shd w:val="clear" w:color="auto" w:fill="CCCCFF"/>
          </w:tcPr>
          <w:p w:rsidR="00A54B0C" w:rsidRDefault="00A54B0C" w:rsidP="00B55342">
            <w:pPr>
              <w:spacing w:line="360" w:lineRule="auto"/>
              <w:jc w:val="both"/>
              <w:rPr>
                <w:rFonts w:cs="Arial"/>
                <w:b/>
              </w:rPr>
            </w:pPr>
            <w:r>
              <w:rPr>
                <w:rFonts w:cs="Arial"/>
                <w:b/>
              </w:rPr>
              <w:t>Nombre de la Clase</w:t>
            </w:r>
          </w:p>
          <w:p w:rsidR="00A54B0C" w:rsidRDefault="00A54B0C" w:rsidP="00B55342">
            <w:pPr>
              <w:pStyle w:val="Textoindependiente"/>
              <w:spacing w:after="0" w:line="360" w:lineRule="auto"/>
              <w:jc w:val="both"/>
              <w:rPr>
                <w:rFonts w:cs="Arial"/>
                <w:b/>
                <w:szCs w:val="22"/>
              </w:rPr>
            </w:pPr>
          </w:p>
        </w:tc>
        <w:tc>
          <w:tcPr>
            <w:tcW w:w="5103" w:type="dxa"/>
            <w:shd w:val="clear" w:color="auto" w:fill="CCCCFF"/>
          </w:tcPr>
          <w:p w:rsidR="00A54B0C" w:rsidRDefault="00A54B0C" w:rsidP="00B55342">
            <w:pPr>
              <w:pStyle w:val="Textoindependiente"/>
              <w:spacing w:after="0" w:line="360" w:lineRule="auto"/>
              <w:jc w:val="both"/>
              <w:rPr>
                <w:rFonts w:cs="Arial"/>
                <w:b/>
                <w:szCs w:val="22"/>
              </w:rPr>
            </w:pPr>
            <w:r>
              <w:rPr>
                <w:rFonts w:cs="Arial"/>
                <w:b/>
                <w:szCs w:val="22"/>
              </w:rPr>
              <w:t>Descripción</w:t>
            </w:r>
          </w:p>
        </w:tc>
      </w:tr>
      <w:tr w:rsidR="00A54B0C" w:rsidRPr="008202A4" w:rsidTr="00A54B0C">
        <w:trPr>
          <w:trHeight w:val="362"/>
        </w:trPr>
        <w:tc>
          <w:tcPr>
            <w:tcW w:w="496" w:type="dxa"/>
          </w:tcPr>
          <w:p w:rsidR="00A54B0C" w:rsidRDefault="00A54B0C" w:rsidP="00B55342">
            <w:pPr>
              <w:pStyle w:val="Textoindependiente"/>
              <w:spacing w:after="0" w:line="360" w:lineRule="auto"/>
              <w:ind w:left="-71"/>
              <w:jc w:val="both"/>
              <w:rPr>
                <w:rFonts w:cs="Arial"/>
                <w:szCs w:val="22"/>
              </w:rPr>
            </w:pPr>
          </w:p>
        </w:tc>
        <w:tc>
          <w:tcPr>
            <w:tcW w:w="2693" w:type="dxa"/>
          </w:tcPr>
          <w:p w:rsidR="00FF04C3" w:rsidRPr="00FF04C3" w:rsidRDefault="00FF04C3" w:rsidP="00B55342">
            <w:pPr>
              <w:pStyle w:val="Textoindependiente"/>
              <w:spacing w:after="0" w:line="360" w:lineRule="auto"/>
              <w:jc w:val="both"/>
              <w:rPr>
                <w:rFonts w:cs="Arial"/>
                <w:sz w:val="22"/>
                <w:szCs w:val="22"/>
              </w:rPr>
            </w:pPr>
            <w:proofErr w:type="spellStart"/>
            <w:r w:rsidRPr="00FF04C3">
              <w:rPr>
                <w:rFonts w:cs="Arial"/>
                <w:sz w:val="22"/>
                <w:szCs w:val="22"/>
              </w:rPr>
              <w:t>Cliente</w:t>
            </w:r>
            <w:proofErr w:type="spellEnd"/>
          </w:p>
        </w:tc>
        <w:tc>
          <w:tcPr>
            <w:tcW w:w="5103" w:type="dxa"/>
          </w:tcPr>
          <w:p w:rsidR="00A54B0C" w:rsidRPr="00FF04C3" w:rsidRDefault="00FF04C3" w:rsidP="00B55342">
            <w:pPr>
              <w:pStyle w:val="Textoindependiente"/>
              <w:spacing w:after="0" w:line="360" w:lineRule="auto"/>
              <w:jc w:val="both"/>
              <w:rPr>
                <w:rFonts w:cs="Arial"/>
                <w:sz w:val="22"/>
                <w:szCs w:val="22"/>
                <w:lang w:val="es-ES"/>
              </w:rPr>
            </w:pPr>
            <w:r w:rsidRPr="00FF04C3">
              <w:rPr>
                <w:rFonts w:cs="Arial"/>
                <w:sz w:val="22"/>
                <w:szCs w:val="22"/>
                <w:lang w:val="es-ES"/>
              </w:rPr>
              <w:t>Usuario externo que interactúa con el Sistema realizando pedidos</w:t>
            </w:r>
          </w:p>
        </w:tc>
      </w:tr>
      <w:tr w:rsidR="00FF04C3" w:rsidRPr="008202A4" w:rsidTr="00A54B0C">
        <w:trPr>
          <w:trHeight w:val="362"/>
        </w:trPr>
        <w:tc>
          <w:tcPr>
            <w:tcW w:w="496" w:type="dxa"/>
          </w:tcPr>
          <w:p w:rsidR="00FF04C3" w:rsidRPr="00FF04C3" w:rsidRDefault="00FF04C3" w:rsidP="00B55342">
            <w:pPr>
              <w:pStyle w:val="Textoindependiente"/>
              <w:spacing w:after="0" w:line="360" w:lineRule="auto"/>
              <w:ind w:left="-71"/>
              <w:jc w:val="both"/>
              <w:rPr>
                <w:rFonts w:cs="Arial"/>
                <w:szCs w:val="22"/>
                <w:lang w:val="es-ES"/>
              </w:rPr>
            </w:pPr>
          </w:p>
        </w:tc>
        <w:tc>
          <w:tcPr>
            <w:tcW w:w="2693" w:type="dxa"/>
          </w:tcPr>
          <w:p w:rsidR="00FF04C3" w:rsidRPr="00FF04C3" w:rsidRDefault="00FF04C3" w:rsidP="00B55342">
            <w:pPr>
              <w:pStyle w:val="Textoindependiente"/>
              <w:spacing w:after="0" w:line="360" w:lineRule="auto"/>
              <w:jc w:val="both"/>
              <w:rPr>
                <w:rFonts w:cs="Arial"/>
                <w:sz w:val="22"/>
                <w:szCs w:val="22"/>
              </w:rPr>
            </w:pPr>
            <w:proofErr w:type="spellStart"/>
            <w:r w:rsidRPr="00FF04C3">
              <w:rPr>
                <w:rFonts w:cs="Arial"/>
                <w:sz w:val="22"/>
                <w:szCs w:val="22"/>
              </w:rPr>
              <w:t>Pedido</w:t>
            </w:r>
            <w:proofErr w:type="spellEnd"/>
          </w:p>
          <w:p w:rsidR="00FF04C3" w:rsidRPr="00FF04C3" w:rsidRDefault="00FF04C3" w:rsidP="00B55342">
            <w:pPr>
              <w:pStyle w:val="Textoindependiente"/>
              <w:spacing w:after="0" w:line="360" w:lineRule="auto"/>
              <w:jc w:val="both"/>
              <w:rPr>
                <w:rFonts w:cs="Arial"/>
                <w:sz w:val="22"/>
                <w:szCs w:val="22"/>
              </w:rPr>
            </w:pPr>
          </w:p>
        </w:tc>
        <w:tc>
          <w:tcPr>
            <w:tcW w:w="5103" w:type="dxa"/>
          </w:tcPr>
          <w:p w:rsidR="00FF04C3" w:rsidRPr="00FF04C3" w:rsidRDefault="00FF04C3" w:rsidP="00B55342">
            <w:pPr>
              <w:pStyle w:val="Textoindependiente"/>
              <w:spacing w:after="0" w:line="360" w:lineRule="auto"/>
              <w:jc w:val="both"/>
              <w:rPr>
                <w:rFonts w:cs="Arial"/>
                <w:sz w:val="22"/>
                <w:szCs w:val="22"/>
                <w:lang w:val="es-ES"/>
              </w:rPr>
            </w:pPr>
            <w:r w:rsidRPr="00FF04C3">
              <w:rPr>
                <w:rFonts w:cs="Arial"/>
                <w:sz w:val="22"/>
                <w:szCs w:val="22"/>
                <w:lang w:val="es-ES"/>
              </w:rPr>
              <w:t>Conjunto de productos solicitados por el usuario</w:t>
            </w:r>
          </w:p>
        </w:tc>
      </w:tr>
      <w:tr w:rsidR="00FF04C3" w:rsidRPr="00C136D8" w:rsidTr="00A54B0C">
        <w:trPr>
          <w:trHeight w:val="362"/>
        </w:trPr>
        <w:tc>
          <w:tcPr>
            <w:tcW w:w="496" w:type="dxa"/>
          </w:tcPr>
          <w:p w:rsidR="00FF04C3" w:rsidRPr="00FF04C3" w:rsidRDefault="00FF04C3" w:rsidP="00B55342">
            <w:pPr>
              <w:pStyle w:val="Textoindependiente"/>
              <w:spacing w:after="0" w:line="360" w:lineRule="auto"/>
              <w:ind w:left="-71"/>
              <w:jc w:val="both"/>
              <w:rPr>
                <w:rFonts w:cs="Arial"/>
                <w:szCs w:val="22"/>
                <w:lang w:val="es-ES"/>
              </w:rPr>
            </w:pPr>
          </w:p>
        </w:tc>
        <w:tc>
          <w:tcPr>
            <w:tcW w:w="2693" w:type="dxa"/>
          </w:tcPr>
          <w:p w:rsidR="00FF04C3" w:rsidRPr="00FF04C3" w:rsidRDefault="00FF04C3" w:rsidP="00B55342">
            <w:pPr>
              <w:pStyle w:val="Textoindependiente"/>
              <w:spacing w:after="0" w:line="360" w:lineRule="auto"/>
              <w:jc w:val="both"/>
              <w:rPr>
                <w:rFonts w:cs="Arial"/>
                <w:sz w:val="22"/>
                <w:szCs w:val="22"/>
              </w:rPr>
            </w:pPr>
            <w:proofErr w:type="spellStart"/>
            <w:r w:rsidRPr="00FF04C3">
              <w:rPr>
                <w:rFonts w:cs="Arial"/>
                <w:sz w:val="22"/>
                <w:szCs w:val="22"/>
              </w:rPr>
              <w:t>Producto</w:t>
            </w:r>
            <w:proofErr w:type="spellEnd"/>
          </w:p>
          <w:p w:rsidR="00FF04C3" w:rsidRPr="00FF04C3" w:rsidRDefault="00FF04C3" w:rsidP="00B55342">
            <w:pPr>
              <w:pStyle w:val="Textoindependiente"/>
              <w:spacing w:after="0" w:line="360" w:lineRule="auto"/>
              <w:jc w:val="both"/>
              <w:rPr>
                <w:rFonts w:cs="Arial"/>
                <w:sz w:val="22"/>
                <w:szCs w:val="22"/>
              </w:rPr>
            </w:pPr>
          </w:p>
        </w:tc>
        <w:tc>
          <w:tcPr>
            <w:tcW w:w="5103" w:type="dxa"/>
          </w:tcPr>
          <w:p w:rsidR="00FF04C3" w:rsidRPr="00C136D8" w:rsidRDefault="00C136D8" w:rsidP="00B55342">
            <w:pPr>
              <w:pStyle w:val="Textoindependiente"/>
              <w:spacing w:after="0" w:line="360" w:lineRule="auto"/>
              <w:jc w:val="both"/>
              <w:rPr>
                <w:rFonts w:cs="Arial"/>
                <w:sz w:val="22"/>
                <w:szCs w:val="22"/>
                <w:lang w:val="es-ES"/>
              </w:rPr>
            </w:pPr>
            <w:r>
              <w:rPr>
                <w:rFonts w:cs="Arial"/>
                <w:sz w:val="22"/>
                <w:szCs w:val="22"/>
                <w:lang w:val="es-ES"/>
              </w:rPr>
              <w:t>Á</w:t>
            </w:r>
            <w:bookmarkStart w:id="108" w:name="_GoBack"/>
            <w:bookmarkEnd w:id="108"/>
            <w:r>
              <w:rPr>
                <w:rFonts w:cs="Arial"/>
                <w:sz w:val="22"/>
                <w:szCs w:val="22"/>
                <w:lang w:val="es-ES"/>
              </w:rPr>
              <w:t>cido acético y botellas plá</w:t>
            </w:r>
            <w:r w:rsidRPr="00C136D8">
              <w:rPr>
                <w:rFonts w:cs="Arial"/>
                <w:sz w:val="22"/>
                <w:szCs w:val="22"/>
                <w:lang w:val="es-ES"/>
              </w:rPr>
              <w:t>sticas</w:t>
            </w:r>
          </w:p>
        </w:tc>
      </w:tr>
      <w:tr w:rsidR="00FF04C3" w:rsidRPr="008202A4" w:rsidTr="00A54B0C">
        <w:trPr>
          <w:trHeight w:val="362"/>
        </w:trPr>
        <w:tc>
          <w:tcPr>
            <w:tcW w:w="496" w:type="dxa"/>
          </w:tcPr>
          <w:p w:rsidR="00FF04C3" w:rsidRPr="00C136D8" w:rsidRDefault="00FF04C3" w:rsidP="00B55342">
            <w:pPr>
              <w:pStyle w:val="Textoindependiente"/>
              <w:spacing w:after="0" w:line="360" w:lineRule="auto"/>
              <w:ind w:left="-71"/>
              <w:jc w:val="both"/>
              <w:rPr>
                <w:rFonts w:cs="Arial"/>
                <w:szCs w:val="22"/>
                <w:lang w:val="es-ES"/>
              </w:rPr>
            </w:pPr>
          </w:p>
        </w:tc>
        <w:tc>
          <w:tcPr>
            <w:tcW w:w="2693" w:type="dxa"/>
          </w:tcPr>
          <w:p w:rsidR="00FF04C3" w:rsidRPr="00FF04C3" w:rsidRDefault="00FF04C3" w:rsidP="00B55342">
            <w:pPr>
              <w:pStyle w:val="Textoindependiente"/>
              <w:spacing w:after="0" w:line="360" w:lineRule="auto"/>
              <w:jc w:val="both"/>
              <w:rPr>
                <w:rFonts w:cs="Arial"/>
                <w:sz w:val="22"/>
                <w:szCs w:val="22"/>
              </w:rPr>
            </w:pPr>
            <w:proofErr w:type="spellStart"/>
            <w:r w:rsidRPr="00FF04C3">
              <w:rPr>
                <w:rFonts w:cs="Arial"/>
                <w:sz w:val="22"/>
                <w:szCs w:val="22"/>
              </w:rPr>
              <w:t>Usuario</w:t>
            </w:r>
            <w:proofErr w:type="spellEnd"/>
            <w:r w:rsidRPr="00FF04C3">
              <w:rPr>
                <w:rFonts w:cs="Arial"/>
                <w:sz w:val="22"/>
                <w:szCs w:val="22"/>
              </w:rPr>
              <w:t xml:space="preserve"> </w:t>
            </w:r>
            <w:proofErr w:type="spellStart"/>
            <w:r w:rsidRPr="00FF04C3">
              <w:rPr>
                <w:rFonts w:cs="Arial"/>
                <w:sz w:val="22"/>
                <w:szCs w:val="22"/>
              </w:rPr>
              <w:t>interno</w:t>
            </w:r>
            <w:proofErr w:type="spellEnd"/>
          </w:p>
        </w:tc>
        <w:tc>
          <w:tcPr>
            <w:tcW w:w="5103" w:type="dxa"/>
          </w:tcPr>
          <w:p w:rsidR="00FF04C3" w:rsidRPr="00FF04C3" w:rsidRDefault="00FF04C3" w:rsidP="00B55342">
            <w:pPr>
              <w:pStyle w:val="Textoindependiente"/>
              <w:spacing w:after="0" w:line="360" w:lineRule="auto"/>
              <w:jc w:val="both"/>
              <w:rPr>
                <w:rFonts w:cs="Arial"/>
                <w:sz w:val="22"/>
                <w:szCs w:val="22"/>
                <w:lang w:val="es-ES"/>
              </w:rPr>
            </w:pPr>
            <w:r w:rsidRPr="00FF04C3">
              <w:rPr>
                <w:rFonts w:cs="Arial"/>
                <w:sz w:val="22"/>
                <w:szCs w:val="22"/>
                <w:lang w:val="es-ES"/>
              </w:rPr>
              <w:t>Vendedor, supervisor o administrador, interactúan de forma directa con el sistema</w:t>
            </w:r>
          </w:p>
        </w:tc>
      </w:tr>
      <w:tr w:rsidR="00FF04C3" w:rsidRPr="008202A4" w:rsidTr="00A54B0C">
        <w:trPr>
          <w:trHeight w:val="362"/>
        </w:trPr>
        <w:tc>
          <w:tcPr>
            <w:tcW w:w="496" w:type="dxa"/>
          </w:tcPr>
          <w:p w:rsidR="00FF04C3" w:rsidRPr="00FF04C3" w:rsidRDefault="00FF04C3" w:rsidP="00B55342">
            <w:pPr>
              <w:pStyle w:val="Textoindependiente"/>
              <w:spacing w:after="0" w:line="360" w:lineRule="auto"/>
              <w:ind w:left="-71"/>
              <w:jc w:val="both"/>
              <w:rPr>
                <w:rFonts w:cs="Arial"/>
                <w:szCs w:val="22"/>
                <w:lang w:val="es-ES"/>
              </w:rPr>
            </w:pPr>
          </w:p>
        </w:tc>
        <w:tc>
          <w:tcPr>
            <w:tcW w:w="2693" w:type="dxa"/>
          </w:tcPr>
          <w:p w:rsidR="00FF04C3" w:rsidRPr="00FF04C3" w:rsidRDefault="00FF04C3" w:rsidP="00B55342">
            <w:pPr>
              <w:pStyle w:val="Textoindependiente"/>
              <w:spacing w:after="0" w:line="360" w:lineRule="auto"/>
              <w:jc w:val="both"/>
              <w:rPr>
                <w:rFonts w:cs="Arial"/>
                <w:sz w:val="22"/>
                <w:szCs w:val="22"/>
              </w:rPr>
            </w:pPr>
            <w:proofErr w:type="spellStart"/>
            <w:r w:rsidRPr="00FF04C3">
              <w:rPr>
                <w:rFonts w:cs="Arial"/>
                <w:sz w:val="22"/>
                <w:szCs w:val="22"/>
              </w:rPr>
              <w:t>Historial</w:t>
            </w:r>
            <w:proofErr w:type="spellEnd"/>
          </w:p>
        </w:tc>
        <w:tc>
          <w:tcPr>
            <w:tcW w:w="5103" w:type="dxa"/>
          </w:tcPr>
          <w:p w:rsidR="00FF04C3" w:rsidRPr="00FF04C3" w:rsidRDefault="00FF04C3" w:rsidP="00B55342">
            <w:pPr>
              <w:pStyle w:val="Textoindependiente"/>
              <w:spacing w:after="0" w:line="360" w:lineRule="auto"/>
              <w:jc w:val="both"/>
              <w:rPr>
                <w:rFonts w:cs="Arial"/>
                <w:sz w:val="22"/>
                <w:szCs w:val="22"/>
                <w:lang w:val="es-ES"/>
              </w:rPr>
            </w:pPr>
            <w:r w:rsidRPr="00FF04C3">
              <w:rPr>
                <w:rFonts w:cs="Arial"/>
                <w:sz w:val="22"/>
                <w:szCs w:val="22"/>
                <w:lang w:val="es-ES"/>
              </w:rPr>
              <w:t>Acciones realizadas por los usuarios internos, tiene como objetivo controlarlos, solo puede acceder el administrador</w:t>
            </w:r>
          </w:p>
        </w:tc>
      </w:tr>
      <w:tr w:rsidR="00FF04C3" w:rsidRPr="008202A4" w:rsidTr="00A54B0C">
        <w:trPr>
          <w:trHeight w:val="362"/>
        </w:trPr>
        <w:tc>
          <w:tcPr>
            <w:tcW w:w="496" w:type="dxa"/>
          </w:tcPr>
          <w:p w:rsidR="00FF04C3" w:rsidRPr="00FF04C3" w:rsidRDefault="00FF04C3" w:rsidP="00B55342">
            <w:pPr>
              <w:pStyle w:val="Textoindependiente"/>
              <w:spacing w:after="0" w:line="360" w:lineRule="auto"/>
              <w:ind w:left="-71"/>
              <w:jc w:val="both"/>
              <w:rPr>
                <w:rFonts w:cs="Arial"/>
                <w:szCs w:val="22"/>
                <w:lang w:val="es-ES"/>
              </w:rPr>
            </w:pPr>
          </w:p>
        </w:tc>
        <w:tc>
          <w:tcPr>
            <w:tcW w:w="2693" w:type="dxa"/>
          </w:tcPr>
          <w:p w:rsidR="00FF04C3" w:rsidRPr="00FF04C3" w:rsidRDefault="00FF04C3" w:rsidP="00B55342">
            <w:pPr>
              <w:pStyle w:val="Textoindependiente"/>
              <w:spacing w:after="0" w:line="360" w:lineRule="auto"/>
              <w:jc w:val="both"/>
              <w:rPr>
                <w:rFonts w:cs="Arial"/>
                <w:sz w:val="22"/>
                <w:szCs w:val="22"/>
              </w:rPr>
            </w:pPr>
            <w:proofErr w:type="spellStart"/>
            <w:r w:rsidRPr="00FF04C3">
              <w:rPr>
                <w:rFonts w:cs="Arial"/>
                <w:sz w:val="22"/>
                <w:szCs w:val="22"/>
              </w:rPr>
              <w:t>Devoluciones</w:t>
            </w:r>
            <w:proofErr w:type="spellEnd"/>
          </w:p>
        </w:tc>
        <w:tc>
          <w:tcPr>
            <w:tcW w:w="5103" w:type="dxa"/>
          </w:tcPr>
          <w:p w:rsidR="00FF04C3" w:rsidRPr="00FF04C3" w:rsidRDefault="00FF04C3" w:rsidP="00B55342">
            <w:pPr>
              <w:pStyle w:val="Textoindependiente"/>
              <w:spacing w:after="0" w:line="360" w:lineRule="auto"/>
              <w:jc w:val="both"/>
              <w:rPr>
                <w:rFonts w:cs="Arial"/>
                <w:sz w:val="22"/>
                <w:szCs w:val="22"/>
                <w:lang w:val="es-ES"/>
              </w:rPr>
            </w:pPr>
            <w:r w:rsidRPr="00FF04C3">
              <w:rPr>
                <w:rFonts w:cs="Arial"/>
                <w:sz w:val="22"/>
                <w:szCs w:val="22"/>
                <w:lang w:val="es-ES"/>
              </w:rPr>
              <w:t>Acción realizada por un cliente donde devolver un pedido, se analiza si aceptar la devolución o no</w:t>
            </w:r>
          </w:p>
        </w:tc>
      </w:tr>
      <w:tr w:rsidR="00FF04C3" w:rsidRPr="008202A4" w:rsidTr="00A54B0C">
        <w:trPr>
          <w:trHeight w:val="362"/>
        </w:trPr>
        <w:tc>
          <w:tcPr>
            <w:tcW w:w="496" w:type="dxa"/>
          </w:tcPr>
          <w:p w:rsidR="00FF04C3" w:rsidRPr="00FF04C3" w:rsidRDefault="00FF04C3" w:rsidP="00B55342">
            <w:pPr>
              <w:pStyle w:val="Textoindependiente"/>
              <w:spacing w:after="0" w:line="360" w:lineRule="auto"/>
              <w:ind w:left="-71"/>
              <w:jc w:val="both"/>
              <w:rPr>
                <w:rFonts w:cs="Arial"/>
                <w:szCs w:val="22"/>
                <w:lang w:val="es-ES"/>
              </w:rPr>
            </w:pPr>
          </w:p>
        </w:tc>
        <w:tc>
          <w:tcPr>
            <w:tcW w:w="2693" w:type="dxa"/>
          </w:tcPr>
          <w:p w:rsidR="00FF04C3" w:rsidRPr="00FF04C3" w:rsidRDefault="00FF04C3" w:rsidP="00B55342">
            <w:pPr>
              <w:pStyle w:val="Textoindependiente"/>
              <w:spacing w:after="0" w:line="360" w:lineRule="auto"/>
              <w:jc w:val="both"/>
              <w:rPr>
                <w:rFonts w:cs="Arial"/>
                <w:sz w:val="22"/>
                <w:szCs w:val="22"/>
              </w:rPr>
            </w:pPr>
            <w:proofErr w:type="spellStart"/>
            <w:r w:rsidRPr="00FF04C3">
              <w:rPr>
                <w:rFonts w:cs="Arial"/>
                <w:sz w:val="22"/>
                <w:szCs w:val="22"/>
              </w:rPr>
              <w:t>Pagos</w:t>
            </w:r>
            <w:proofErr w:type="spellEnd"/>
          </w:p>
        </w:tc>
        <w:tc>
          <w:tcPr>
            <w:tcW w:w="5103" w:type="dxa"/>
          </w:tcPr>
          <w:p w:rsidR="00FF04C3" w:rsidRPr="00FF04C3" w:rsidRDefault="00FF04C3" w:rsidP="00B55342">
            <w:pPr>
              <w:pStyle w:val="Textoindependiente"/>
              <w:spacing w:after="0" w:line="360" w:lineRule="auto"/>
              <w:jc w:val="both"/>
              <w:rPr>
                <w:rFonts w:cs="Arial"/>
                <w:sz w:val="22"/>
                <w:szCs w:val="22"/>
                <w:lang w:val="es-ES"/>
              </w:rPr>
            </w:pPr>
            <w:r w:rsidRPr="00FF04C3">
              <w:rPr>
                <w:rFonts w:cs="Arial"/>
                <w:sz w:val="22"/>
                <w:szCs w:val="22"/>
                <w:lang w:val="es-ES"/>
              </w:rPr>
              <w:t>Pagos realizados por un cliente a un pedido, pueden ser por partes y desde varias cuentas bancarias</w:t>
            </w:r>
          </w:p>
        </w:tc>
      </w:tr>
    </w:tbl>
    <w:p w:rsidR="00A54B0C" w:rsidRPr="00FF04C3" w:rsidRDefault="00A54B0C" w:rsidP="00B55342">
      <w:pPr>
        <w:spacing w:line="360" w:lineRule="auto"/>
        <w:jc w:val="both"/>
        <w:rPr>
          <w:rFonts w:cs="Arial"/>
          <w:b/>
          <w:iCs/>
          <w:szCs w:val="24"/>
          <w:lang w:val="es-ES"/>
        </w:rPr>
      </w:pPr>
    </w:p>
    <w:p w:rsidR="00A54B0C" w:rsidRDefault="0079752B" w:rsidP="00B55342">
      <w:pPr>
        <w:pStyle w:val="Ttulo2"/>
        <w:numPr>
          <w:ilvl w:val="1"/>
          <w:numId w:val="0"/>
        </w:numPr>
        <w:spacing w:line="360" w:lineRule="auto"/>
        <w:jc w:val="both"/>
        <w:rPr>
          <w:rFonts w:ascii="Arial" w:eastAsia="Calibri" w:hAnsi="Arial" w:cs="Arial"/>
          <w:iCs w:val="0"/>
          <w:kern w:val="0"/>
          <w:sz w:val="24"/>
          <w:szCs w:val="24"/>
        </w:rPr>
      </w:pPr>
      <w:bookmarkStart w:id="109" w:name="_Toc216556296"/>
      <w:r>
        <w:rPr>
          <w:rFonts w:ascii="Arial" w:eastAsia="Calibri" w:hAnsi="Arial" w:cs="Arial"/>
          <w:iCs w:val="0"/>
          <w:kern w:val="0"/>
          <w:sz w:val="24"/>
          <w:szCs w:val="24"/>
        </w:rPr>
        <w:t>5.2 Diagramas de Comu</w:t>
      </w:r>
      <w:r w:rsidRPr="0079752B">
        <w:rPr>
          <w:rFonts w:ascii="Arial" w:eastAsia="Calibri" w:hAnsi="Arial" w:cs="Arial"/>
          <w:iCs w:val="0"/>
          <w:kern w:val="0"/>
          <w:sz w:val="24"/>
          <w:szCs w:val="24"/>
        </w:rPr>
        <w:t>nicaci</w:t>
      </w:r>
      <w:r w:rsidRPr="0079752B">
        <w:rPr>
          <w:rFonts w:ascii="Arial" w:hAnsi="Arial" w:cs="Arial"/>
          <w:b w:val="0"/>
          <w:sz w:val="24"/>
          <w:szCs w:val="24"/>
        </w:rPr>
        <w:t>ó</w:t>
      </w:r>
      <w:r w:rsidR="009E2F84" w:rsidRPr="0079752B">
        <w:rPr>
          <w:rFonts w:ascii="Arial" w:eastAsia="Calibri" w:hAnsi="Arial" w:cs="Arial"/>
          <w:iCs w:val="0"/>
          <w:kern w:val="0"/>
          <w:sz w:val="24"/>
          <w:szCs w:val="24"/>
        </w:rPr>
        <w:t>n</w:t>
      </w:r>
      <w:bookmarkEnd w:id="109"/>
    </w:p>
    <w:p w:rsidR="00A54B0C" w:rsidRPr="00A54B0C" w:rsidRDefault="00CE7D0A" w:rsidP="00B55342">
      <w:pPr>
        <w:pStyle w:val="Textoindependiente"/>
        <w:spacing w:line="360" w:lineRule="auto"/>
        <w:jc w:val="both"/>
        <w:rPr>
          <w:rFonts w:cs="Arial"/>
          <w:i/>
          <w:color w:val="0000FF"/>
          <w:lang w:val="es-ES" w:eastAsia="es-ES"/>
          <w:rPrChange w:id="110" w:author="Douglas" w:date="2025-12-12T15:46:00Z">
            <w:rPr>
              <w:rFonts w:cs="Arial"/>
              <w:i/>
              <w:color w:val="0000FF"/>
              <w:lang w:eastAsia="es-ES"/>
            </w:rPr>
          </w:rPrChange>
        </w:rPr>
      </w:pPr>
      <w:r>
        <w:rPr>
          <w:rFonts w:cs="Arial"/>
          <w:i/>
          <w:noProof/>
          <w:color w:val="0000FF"/>
          <w:lang w:val="es-ES" w:eastAsia="es-ES"/>
        </w:rPr>
        <w:drawing>
          <wp:inline distT="0" distB="0" distL="0" distR="0">
            <wp:extent cx="5760085" cy="24574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munication Diagram1.jpg"/>
                    <pic:cNvPicPr/>
                  </pic:nvPicPr>
                  <pic:blipFill>
                    <a:blip r:embed="rId22">
                      <a:extLst>
                        <a:ext uri="{28A0092B-C50C-407E-A947-70E740481C1C}">
                          <a14:useLocalDpi xmlns:a14="http://schemas.microsoft.com/office/drawing/2010/main" val="0"/>
                        </a:ext>
                      </a:extLst>
                    </a:blip>
                    <a:stretch>
                      <a:fillRect/>
                    </a:stretch>
                  </pic:blipFill>
                  <pic:spPr>
                    <a:xfrm>
                      <a:off x="0" y="0"/>
                      <a:ext cx="5760085" cy="2457450"/>
                    </a:xfrm>
                    <a:prstGeom prst="rect">
                      <a:avLst/>
                    </a:prstGeom>
                  </pic:spPr>
                </pic:pic>
              </a:graphicData>
            </a:graphic>
          </wp:inline>
        </w:drawing>
      </w:r>
      <w:r w:rsidR="00A54B0C" w:rsidRPr="00A54B0C">
        <w:rPr>
          <w:rFonts w:cs="Arial"/>
          <w:i/>
          <w:color w:val="0000FF"/>
          <w:lang w:val="es-ES" w:eastAsia="es-ES"/>
          <w:rPrChange w:id="111" w:author="Douglas" w:date="2025-12-12T15:46:00Z">
            <w:rPr>
              <w:rFonts w:cs="Arial"/>
              <w:i/>
              <w:color w:val="0000FF"/>
              <w:lang w:eastAsia="es-ES"/>
            </w:rPr>
          </w:rPrChange>
        </w:rPr>
        <w:t xml:space="preserve"> </w:t>
      </w:r>
    </w:p>
    <w:p w:rsidR="00A54B0C" w:rsidRPr="00CE7D0A" w:rsidRDefault="00CE7D0A" w:rsidP="00B55342">
      <w:pPr>
        <w:spacing w:line="360" w:lineRule="auto"/>
        <w:jc w:val="both"/>
        <w:rPr>
          <w:lang w:val="es-ES"/>
          <w:rPrChange w:id="112" w:author="Douglas" w:date="2025-12-12T15:46:00Z">
            <w:rPr>
              <w:rFonts w:cs="Arial"/>
              <w:iCs/>
              <w:szCs w:val="28"/>
            </w:rPr>
          </w:rPrChange>
        </w:rPr>
      </w:pPr>
      <w:r w:rsidRPr="00CE7D0A">
        <w:rPr>
          <w:lang w:val="es-ES"/>
        </w:rPr>
        <w:t xml:space="preserve">Iniciar </w:t>
      </w:r>
      <w:r w:rsidR="0079752B" w:rsidRPr="00CE7D0A">
        <w:rPr>
          <w:lang w:val="es-ES"/>
        </w:rPr>
        <w:t>sesión</w:t>
      </w:r>
    </w:p>
    <w:p w:rsidR="00A54B0C" w:rsidRPr="00A54B0C" w:rsidRDefault="00A54B0C" w:rsidP="00B55342">
      <w:pPr>
        <w:pStyle w:val="Textoindependiente"/>
        <w:spacing w:line="360" w:lineRule="auto"/>
        <w:jc w:val="both"/>
        <w:rPr>
          <w:rFonts w:eastAsia="Calibri" w:cs="Arial"/>
          <w:iCs/>
          <w:kern w:val="0"/>
          <w:lang w:val="es-ES"/>
          <w:rPrChange w:id="113" w:author="Douglas" w:date="2025-12-12T15:46:00Z">
            <w:rPr>
              <w:rFonts w:eastAsia="Calibri" w:cs="Arial"/>
              <w:iCs/>
              <w:kern w:val="0"/>
            </w:rPr>
          </w:rPrChange>
        </w:rPr>
      </w:pPr>
    </w:p>
    <w:p w:rsidR="00A54B0C" w:rsidRPr="00A54B0C" w:rsidRDefault="00A54B0C" w:rsidP="00B55342">
      <w:pPr>
        <w:pStyle w:val="Textoindependiente"/>
        <w:spacing w:line="360" w:lineRule="auto"/>
        <w:jc w:val="both"/>
        <w:rPr>
          <w:rFonts w:cs="Arial"/>
          <w:lang w:val="es-ES"/>
          <w:rPrChange w:id="114" w:author="Douglas" w:date="2025-12-12T15:46:00Z">
            <w:rPr>
              <w:rFonts w:cs="Arial"/>
            </w:rPr>
          </w:rPrChange>
        </w:rPr>
      </w:pPr>
    </w:p>
    <w:p w:rsidR="00CE7D0A" w:rsidRDefault="00CE7D0A" w:rsidP="00B55342">
      <w:pPr>
        <w:spacing w:line="360" w:lineRule="auto"/>
        <w:jc w:val="both"/>
        <w:rPr>
          <w:lang w:val="es-ES"/>
        </w:rPr>
      </w:pPr>
      <w:r>
        <w:rPr>
          <w:noProof/>
          <w:lang w:val="es-ES" w:eastAsia="es-ES"/>
        </w:rPr>
        <w:drawing>
          <wp:inline distT="0" distB="0" distL="0" distR="0">
            <wp:extent cx="5760085" cy="3063875"/>
            <wp:effectExtent l="0" t="0" r="0" b="317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ommunication Diagram2.jpg"/>
                    <pic:cNvPicPr/>
                  </pic:nvPicPr>
                  <pic:blipFill>
                    <a:blip r:embed="rId23">
                      <a:extLst>
                        <a:ext uri="{28A0092B-C50C-407E-A947-70E740481C1C}">
                          <a14:useLocalDpi xmlns:a14="http://schemas.microsoft.com/office/drawing/2010/main" val="0"/>
                        </a:ext>
                      </a:extLst>
                    </a:blip>
                    <a:stretch>
                      <a:fillRect/>
                    </a:stretch>
                  </pic:blipFill>
                  <pic:spPr>
                    <a:xfrm>
                      <a:off x="0" y="0"/>
                      <a:ext cx="5760085" cy="3063875"/>
                    </a:xfrm>
                    <a:prstGeom prst="rect">
                      <a:avLst/>
                    </a:prstGeom>
                  </pic:spPr>
                </pic:pic>
              </a:graphicData>
            </a:graphic>
          </wp:inline>
        </w:drawing>
      </w:r>
    </w:p>
    <w:p w:rsidR="00CE7D0A" w:rsidRPr="00CE7D0A" w:rsidRDefault="00CE7D0A" w:rsidP="00B55342">
      <w:pPr>
        <w:spacing w:line="360" w:lineRule="auto"/>
        <w:jc w:val="both"/>
        <w:rPr>
          <w:lang w:val="es-ES"/>
        </w:rPr>
      </w:pPr>
      <w:r>
        <w:rPr>
          <w:lang w:val="es-ES"/>
        </w:rPr>
        <w:t>Gestionar Usuarios y roles</w:t>
      </w:r>
    </w:p>
    <w:p w:rsidR="00CE7D0A" w:rsidRDefault="0079752B" w:rsidP="00B55342">
      <w:pPr>
        <w:spacing w:line="360" w:lineRule="auto"/>
        <w:jc w:val="both"/>
        <w:rPr>
          <w:lang w:val="es-ES"/>
        </w:rPr>
      </w:pPr>
      <w:r>
        <w:rPr>
          <w:noProof/>
          <w:lang w:val="es-ES" w:eastAsia="es-ES"/>
        </w:rPr>
        <w:drawing>
          <wp:inline distT="0" distB="0" distL="0" distR="0">
            <wp:extent cx="5760085" cy="3040380"/>
            <wp:effectExtent l="0" t="0" r="0" b="762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ommunication Diagram3.jpg"/>
                    <pic:cNvPicPr/>
                  </pic:nvPicPr>
                  <pic:blipFill>
                    <a:blip r:embed="rId24">
                      <a:extLst>
                        <a:ext uri="{28A0092B-C50C-407E-A947-70E740481C1C}">
                          <a14:useLocalDpi xmlns:a14="http://schemas.microsoft.com/office/drawing/2010/main" val="0"/>
                        </a:ext>
                      </a:extLst>
                    </a:blip>
                    <a:stretch>
                      <a:fillRect/>
                    </a:stretch>
                  </pic:blipFill>
                  <pic:spPr>
                    <a:xfrm>
                      <a:off x="0" y="0"/>
                      <a:ext cx="5760085" cy="3040380"/>
                    </a:xfrm>
                    <a:prstGeom prst="rect">
                      <a:avLst/>
                    </a:prstGeom>
                  </pic:spPr>
                </pic:pic>
              </a:graphicData>
            </a:graphic>
          </wp:inline>
        </w:drawing>
      </w:r>
    </w:p>
    <w:p w:rsidR="00CE7D0A" w:rsidRPr="00CE7D0A" w:rsidRDefault="0079752B" w:rsidP="00B55342">
      <w:pPr>
        <w:spacing w:line="360" w:lineRule="auto"/>
        <w:jc w:val="both"/>
        <w:rPr>
          <w:lang w:val="es-ES"/>
        </w:rPr>
      </w:pPr>
      <w:r>
        <w:rPr>
          <w:lang w:val="es-ES"/>
        </w:rPr>
        <w:t>Gestionar Productos</w:t>
      </w:r>
    </w:p>
    <w:p w:rsidR="00CE7D0A" w:rsidRDefault="00CE7D0A" w:rsidP="00B55342">
      <w:pPr>
        <w:spacing w:line="360" w:lineRule="auto"/>
        <w:jc w:val="both"/>
        <w:rPr>
          <w:lang w:val="es-ES"/>
        </w:rPr>
      </w:pPr>
      <w:r>
        <w:rPr>
          <w:noProof/>
          <w:lang w:val="es-ES" w:eastAsia="es-ES"/>
        </w:rPr>
        <w:lastRenderedPageBreak/>
        <w:drawing>
          <wp:inline distT="0" distB="0" distL="0" distR="0">
            <wp:extent cx="5760085" cy="1884680"/>
            <wp:effectExtent l="0" t="0" r="0" b="127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ommunication Diagram4.jpg"/>
                    <pic:cNvPicPr/>
                  </pic:nvPicPr>
                  <pic:blipFill>
                    <a:blip r:embed="rId25">
                      <a:extLst>
                        <a:ext uri="{28A0092B-C50C-407E-A947-70E740481C1C}">
                          <a14:useLocalDpi xmlns:a14="http://schemas.microsoft.com/office/drawing/2010/main" val="0"/>
                        </a:ext>
                      </a:extLst>
                    </a:blip>
                    <a:stretch>
                      <a:fillRect/>
                    </a:stretch>
                  </pic:blipFill>
                  <pic:spPr>
                    <a:xfrm>
                      <a:off x="0" y="0"/>
                      <a:ext cx="5760085" cy="1884680"/>
                    </a:xfrm>
                    <a:prstGeom prst="rect">
                      <a:avLst/>
                    </a:prstGeom>
                  </pic:spPr>
                </pic:pic>
              </a:graphicData>
            </a:graphic>
          </wp:inline>
        </w:drawing>
      </w:r>
    </w:p>
    <w:p w:rsidR="00CE7D0A" w:rsidRDefault="0079752B" w:rsidP="00B55342">
      <w:pPr>
        <w:spacing w:line="360" w:lineRule="auto"/>
        <w:jc w:val="both"/>
        <w:rPr>
          <w:lang w:val="es-ES"/>
        </w:rPr>
      </w:pPr>
      <w:r>
        <w:rPr>
          <w:lang w:val="es-ES"/>
        </w:rPr>
        <w:t>Administrar Pedidos</w:t>
      </w:r>
    </w:p>
    <w:p w:rsidR="00CE7D0A" w:rsidRDefault="00CE7D0A" w:rsidP="00B55342">
      <w:pPr>
        <w:spacing w:line="360" w:lineRule="auto"/>
        <w:jc w:val="both"/>
        <w:rPr>
          <w:lang w:val="es-ES"/>
        </w:rPr>
      </w:pPr>
    </w:p>
    <w:p w:rsidR="0079752B" w:rsidRDefault="00CE7D0A" w:rsidP="00B55342">
      <w:pPr>
        <w:spacing w:line="360" w:lineRule="auto"/>
        <w:jc w:val="both"/>
        <w:rPr>
          <w:lang w:val="es-ES"/>
        </w:rPr>
      </w:pPr>
      <w:r>
        <w:rPr>
          <w:noProof/>
          <w:lang w:val="es-ES" w:eastAsia="es-ES"/>
        </w:rPr>
        <w:drawing>
          <wp:inline distT="0" distB="0" distL="0" distR="0">
            <wp:extent cx="5760085" cy="317119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mmunication Diagram5.jpg"/>
                    <pic:cNvPicPr/>
                  </pic:nvPicPr>
                  <pic:blipFill>
                    <a:blip r:embed="rId26">
                      <a:extLst>
                        <a:ext uri="{28A0092B-C50C-407E-A947-70E740481C1C}">
                          <a14:useLocalDpi xmlns:a14="http://schemas.microsoft.com/office/drawing/2010/main" val="0"/>
                        </a:ext>
                      </a:extLst>
                    </a:blip>
                    <a:stretch>
                      <a:fillRect/>
                    </a:stretch>
                  </pic:blipFill>
                  <pic:spPr>
                    <a:xfrm>
                      <a:off x="0" y="0"/>
                      <a:ext cx="5760085" cy="3171190"/>
                    </a:xfrm>
                    <a:prstGeom prst="rect">
                      <a:avLst/>
                    </a:prstGeom>
                  </pic:spPr>
                </pic:pic>
              </a:graphicData>
            </a:graphic>
          </wp:inline>
        </w:drawing>
      </w:r>
    </w:p>
    <w:p w:rsidR="0079752B" w:rsidRDefault="0079752B" w:rsidP="00B55342">
      <w:pPr>
        <w:spacing w:line="360" w:lineRule="auto"/>
        <w:jc w:val="both"/>
        <w:rPr>
          <w:lang w:val="es-ES"/>
        </w:rPr>
      </w:pPr>
    </w:p>
    <w:p w:rsidR="00CE7D0A" w:rsidRPr="0079752B" w:rsidRDefault="0079752B" w:rsidP="00B55342">
      <w:pPr>
        <w:spacing w:line="360" w:lineRule="auto"/>
        <w:jc w:val="both"/>
        <w:rPr>
          <w:lang w:val="es-ES"/>
        </w:rPr>
      </w:pPr>
      <w:r>
        <w:rPr>
          <w:lang w:val="es-ES"/>
        </w:rPr>
        <w:t>Gestionar pagos</w:t>
      </w:r>
    </w:p>
    <w:p w:rsidR="00CE7D0A" w:rsidRDefault="00CE7D0A" w:rsidP="00B55342">
      <w:pPr>
        <w:spacing w:line="360" w:lineRule="auto"/>
        <w:jc w:val="both"/>
        <w:rPr>
          <w:lang w:val="es-ES"/>
        </w:rPr>
      </w:pPr>
      <w:r>
        <w:rPr>
          <w:noProof/>
          <w:lang w:val="es-ES" w:eastAsia="es-ES"/>
        </w:rPr>
        <w:lastRenderedPageBreak/>
        <w:drawing>
          <wp:inline distT="0" distB="0" distL="0" distR="0">
            <wp:extent cx="5760085" cy="1809115"/>
            <wp:effectExtent l="0" t="0" r="0" b="63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mmunication Diagram6.jpg"/>
                    <pic:cNvPicPr/>
                  </pic:nvPicPr>
                  <pic:blipFill>
                    <a:blip r:embed="rId27">
                      <a:extLst>
                        <a:ext uri="{28A0092B-C50C-407E-A947-70E740481C1C}">
                          <a14:useLocalDpi xmlns:a14="http://schemas.microsoft.com/office/drawing/2010/main" val="0"/>
                        </a:ext>
                      </a:extLst>
                    </a:blip>
                    <a:stretch>
                      <a:fillRect/>
                    </a:stretch>
                  </pic:blipFill>
                  <pic:spPr>
                    <a:xfrm>
                      <a:off x="0" y="0"/>
                      <a:ext cx="5760085" cy="1809115"/>
                    </a:xfrm>
                    <a:prstGeom prst="rect">
                      <a:avLst/>
                    </a:prstGeom>
                  </pic:spPr>
                </pic:pic>
              </a:graphicData>
            </a:graphic>
          </wp:inline>
        </w:drawing>
      </w:r>
    </w:p>
    <w:p w:rsidR="0079752B" w:rsidRPr="0079752B" w:rsidRDefault="0079752B" w:rsidP="00B55342">
      <w:pPr>
        <w:spacing w:line="360" w:lineRule="auto"/>
        <w:jc w:val="both"/>
        <w:rPr>
          <w:lang w:val="es-ES"/>
        </w:rPr>
      </w:pPr>
      <w:r>
        <w:rPr>
          <w:lang w:val="es-ES"/>
        </w:rPr>
        <w:t>Confirmar Entrega</w:t>
      </w:r>
    </w:p>
    <w:p w:rsidR="00CE7D0A" w:rsidRDefault="00CE7D0A" w:rsidP="00B55342">
      <w:pPr>
        <w:spacing w:line="360" w:lineRule="auto"/>
        <w:jc w:val="both"/>
        <w:rPr>
          <w:lang w:val="es-ES"/>
        </w:rPr>
      </w:pPr>
      <w:r>
        <w:rPr>
          <w:noProof/>
          <w:lang w:val="es-ES" w:eastAsia="es-ES"/>
        </w:rPr>
        <w:drawing>
          <wp:inline distT="0" distB="0" distL="0" distR="0">
            <wp:extent cx="5760085" cy="201993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ommunication Diagram7.jpg"/>
                    <pic:cNvPicPr/>
                  </pic:nvPicPr>
                  <pic:blipFill>
                    <a:blip r:embed="rId28">
                      <a:extLst>
                        <a:ext uri="{28A0092B-C50C-407E-A947-70E740481C1C}">
                          <a14:useLocalDpi xmlns:a14="http://schemas.microsoft.com/office/drawing/2010/main" val="0"/>
                        </a:ext>
                      </a:extLst>
                    </a:blip>
                    <a:stretch>
                      <a:fillRect/>
                    </a:stretch>
                  </pic:blipFill>
                  <pic:spPr>
                    <a:xfrm>
                      <a:off x="0" y="0"/>
                      <a:ext cx="5760085" cy="2019935"/>
                    </a:xfrm>
                    <a:prstGeom prst="rect">
                      <a:avLst/>
                    </a:prstGeom>
                  </pic:spPr>
                </pic:pic>
              </a:graphicData>
            </a:graphic>
          </wp:inline>
        </w:drawing>
      </w:r>
    </w:p>
    <w:p w:rsidR="0079752B" w:rsidRPr="00CE7D0A" w:rsidRDefault="0079752B" w:rsidP="00B55342">
      <w:pPr>
        <w:spacing w:line="360" w:lineRule="auto"/>
        <w:jc w:val="both"/>
        <w:rPr>
          <w:lang w:val="es-ES"/>
        </w:rPr>
      </w:pPr>
      <w:r>
        <w:rPr>
          <w:lang w:val="es-ES"/>
        </w:rPr>
        <w:t>Realizar devolución</w:t>
      </w:r>
    </w:p>
    <w:p w:rsidR="00CE7D0A" w:rsidRDefault="00CE7D0A" w:rsidP="00B55342">
      <w:pPr>
        <w:spacing w:line="360" w:lineRule="auto"/>
        <w:jc w:val="both"/>
        <w:rPr>
          <w:lang w:val="es-ES"/>
        </w:rPr>
      </w:pPr>
      <w:r>
        <w:rPr>
          <w:noProof/>
          <w:lang w:val="es-ES" w:eastAsia="es-ES"/>
        </w:rPr>
        <w:drawing>
          <wp:inline distT="0" distB="0" distL="0" distR="0">
            <wp:extent cx="5760085" cy="2048510"/>
            <wp:effectExtent l="0" t="0" r="0" b="889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ommunication Diagram8.jpg"/>
                    <pic:cNvPicPr/>
                  </pic:nvPicPr>
                  <pic:blipFill>
                    <a:blip r:embed="rId29">
                      <a:extLst>
                        <a:ext uri="{28A0092B-C50C-407E-A947-70E740481C1C}">
                          <a14:useLocalDpi xmlns:a14="http://schemas.microsoft.com/office/drawing/2010/main" val="0"/>
                        </a:ext>
                      </a:extLst>
                    </a:blip>
                    <a:stretch>
                      <a:fillRect/>
                    </a:stretch>
                  </pic:blipFill>
                  <pic:spPr>
                    <a:xfrm>
                      <a:off x="0" y="0"/>
                      <a:ext cx="5760085" cy="2048510"/>
                    </a:xfrm>
                    <a:prstGeom prst="rect">
                      <a:avLst/>
                    </a:prstGeom>
                  </pic:spPr>
                </pic:pic>
              </a:graphicData>
            </a:graphic>
          </wp:inline>
        </w:drawing>
      </w:r>
    </w:p>
    <w:p w:rsidR="0079752B" w:rsidRPr="0079752B" w:rsidRDefault="0079752B" w:rsidP="00B55342">
      <w:pPr>
        <w:spacing w:line="360" w:lineRule="auto"/>
        <w:jc w:val="both"/>
        <w:rPr>
          <w:lang w:val="es-ES"/>
        </w:rPr>
      </w:pPr>
      <w:r>
        <w:rPr>
          <w:lang w:val="es-ES"/>
        </w:rPr>
        <w:t>Generar Historial</w:t>
      </w:r>
    </w:p>
    <w:p w:rsidR="00CE7D0A" w:rsidRDefault="00CE7D0A" w:rsidP="00B55342">
      <w:pPr>
        <w:spacing w:line="360" w:lineRule="auto"/>
        <w:jc w:val="both"/>
        <w:rPr>
          <w:lang w:val="es-ES"/>
        </w:rPr>
      </w:pPr>
      <w:r>
        <w:rPr>
          <w:noProof/>
          <w:lang w:val="es-ES" w:eastAsia="es-ES"/>
        </w:rPr>
        <w:lastRenderedPageBreak/>
        <w:drawing>
          <wp:inline distT="0" distB="0" distL="0" distR="0">
            <wp:extent cx="5760085" cy="2048510"/>
            <wp:effectExtent l="0" t="0" r="0" b="889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ommunication Diagram9.jpg"/>
                    <pic:cNvPicPr/>
                  </pic:nvPicPr>
                  <pic:blipFill>
                    <a:blip r:embed="rId30">
                      <a:extLst>
                        <a:ext uri="{28A0092B-C50C-407E-A947-70E740481C1C}">
                          <a14:useLocalDpi xmlns:a14="http://schemas.microsoft.com/office/drawing/2010/main" val="0"/>
                        </a:ext>
                      </a:extLst>
                    </a:blip>
                    <a:stretch>
                      <a:fillRect/>
                    </a:stretch>
                  </pic:blipFill>
                  <pic:spPr>
                    <a:xfrm>
                      <a:off x="0" y="0"/>
                      <a:ext cx="5760085" cy="2048510"/>
                    </a:xfrm>
                    <a:prstGeom prst="rect">
                      <a:avLst/>
                    </a:prstGeom>
                  </pic:spPr>
                </pic:pic>
              </a:graphicData>
            </a:graphic>
          </wp:inline>
        </w:drawing>
      </w:r>
    </w:p>
    <w:p w:rsidR="0079752B" w:rsidRPr="0079752B" w:rsidRDefault="0079752B" w:rsidP="00B55342">
      <w:pPr>
        <w:spacing w:line="360" w:lineRule="auto"/>
        <w:jc w:val="both"/>
        <w:rPr>
          <w:lang w:val="es-ES"/>
        </w:rPr>
      </w:pPr>
      <w:r>
        <w:rPr>
          <w:lang w:val="es-ES"/>
        </w:rPr>
        <w:t>Listar Clientes</w:t>
      </w:r>
    </w:p>
    <w:p w:rsidR="00A54B0C" w:rsidRPr="00DB5DA1" w:rsidRDefault="00DB5DA1" w:rsidP="00B55342">
      <w:pPr>
        <w:pStyle w:val="Ttulo"/>
        <w:spacing w:line="360" w:lineRule="auto"/>
        <w:jc w:val="both"/>
        <w:rPr>
          <w:rFonts w:ascii="Arial" w:hAnsi="Arial" w:cs="Arial"/>
          <w:i/>
          <w:color w:val="0000FF"/>
          <w:sz w:val="28"/>
          <w:lang w:val="es-ES"/>
          <w:rPrChange w:id="115" w:author="Douglas" w:date="2025-12-12T15:46:00Z">
            <w:rPr>
              <w:rFonts w:ascii="Arial" w:hAnsi="Arial" w:cs="Arial"/>
              <w:i/>
              <w:color w:val="0000FF"/>
              <w:sz w:val="26"/>
              <w:szCs w:val="26"/>
            </w:rPr>
          </w:rPrChange>
        </w:rPr>
      </w:pPr>
      <w:r w:rsidRPr="00DB5DA1">
        <w:rPr>
          <w:rFonts w:ascii="Arial" w:hAnsi="Arial" w:cs="Arial"/>
          <w:iCs/>
          <w:sz w:val="28"/>
          <w:lang w:val="es-ES"/>
        </w:rPr>
        <w:t>C</w:t>
      </w:r>
      <w:r w:rsidR="0079752B" w:rsidRPr="00DB5DA1">
        <w:rPr>
          <w:rFonts w:ascii="Arial" w:hAnsi="Arial" w:cs="Arial"/>
          <w:iCs/>
          <w:sz w:val="28"/>
          <w:lang w:val="es-ES"/>
        </w:rPr>
        <w:t>onc</w:t>
      </w:r>
      <w:r w:rsidR="00A54B0C" w:rsidRPr="00DB5DA1">
        <w:rPr>
          <w:rFonts w:ascii="Arial" w:hAnsi="Arial" w:cs="Arial"/>
          <w:sz w:val="28"/>
          <w:lang w:val="es-ES"/>
          <w:rPrChange w:id="116" w:author="Douglas" w:date="2025-12-12T15:46:00Z">
            <w:rPr>
              <w:rFonts w:ascii="Arial" w:hAnsi="Arial" w:cs="Arial"/>
              <w:sz w:val="26"/>
              <w:szCs w:val="26"/>
            </w:rPr>
          </w:rPrChange>
        </w:rPr>
        <w:t>lusiones parciales</w:t>
      </w:r>
    </w:p>
    <w:p w:rsidR="00A54B0C" w:rsidRDefault="00FF04C3" w:rsidP="00B55342">
      <w:pPr>
        <w:spacing w:line="360" w:lineRule="auto"/>
        <w:jc w:val="both"/>
        <w:rPr>
          <w:lang w:val="es-ES"/>
        </w:rPr>
      </w:pPr>
      <w:r>
        <w:rPr>
          <w:lang w:val="es-ES"/>
        </w:rPr>
        <w:t xml:space="preserve">Posterior a realizar los diagramas de </w:t>
      </w:r>
      <w:r w:rsidR="00DB5DA1">
        <w:rPr>
          <w:lang w:val="es-ES"/>
        </w:rPr>
        <w:t>análisis</w:t>
      </w:r>
      <w:r>
        <w:rPr>
          <w:lang w:val="es-ES"/>
        </w:rPr>
        <w:t xml:space="preserve"> y de comunicación tenemos todos los elementos para implementar cada una de las </w:t>
      </w:r>
      <w:r w:rsidR="00DB5DA1">
        <w:rPr>
          <w:lang w:val="es-ES"/>
        </w:rPr>
        <w:t>características</w:t>
      </w:r>
      <w:r>
        <w:rPr>
          <w:lang w:val="es-ES"/>
        </w:rPr>
        <w:t xml:space="preserve"> que debe tener el </w:t>
      </w:r>
      <w:r w:rsidR="00DB5DA1">
        <w:rPr>
          <w:lang w:val="es-ES"/>
        </w:rPr>
        <w:t>sistema, identificando</w:t>
      </w:r>
      <w:r>
        <w:rPr>
          <w:lang w:val="es-ES"/>
        </w:rPr>
        <w:t xml:space="preserve"> </w:t>
      </w:r>
      <w:r w:rsidR="00DB5DA1">
        <w:rPr>
          <w:lang w:val="es-ES"/>
        </w:rPr>
        <w:t xml:space="preserve">las principales clases a diseñar y los métodos que deben incorporar cada </w:t>
      </w:r>
      <w:r w:rsidR="00DB2D6F">
        <w:rPr>
          <w:lang w:val="es-ES"/>
        </w:rPr>
        <w:t>una,</w:t>
      </w:r>
      <w:r w:rsidR="00DB5DA1">
        <w:rPr>
          <w:lang w:val="es-ES"/>
        </w:rPr>
        <w:t xml:space="preserve"> así como las acciones a las que debe responder cada método según el usuario que interactúe, devolviendo siempre una respuesta ya sea de aceptación o de rechazo.</w:t>
      </w:r>
    </w:p>
    <w:p w:rsidR="00DB5DA1" w:rsidRPr="00A54B0C" w:rsidRDefault="00DB5DA1" w:rsidP="00B55342">
      <w:pPr>
        <w:spacing w:line="360" w:lineRule="auto"/>
        <w:jc w:val="both"/>
        <w:rPr>
          <w:ins w:id="117" w:author="Douglas" w:date="2025-12-12T15:46:00Z"/>
          <w:lang w:val="es-ES"/>
          <w:rPrChange w:id="118" w:author="Douglas" w:date="2025-12-12T15:46:00Z">
            <w:rPr>
              <w:ins w:id="119" w:author="Douglas" w:date="2025-12-12T15:46:00Z"/>
              <w:rFonts w:cs="Arial"/>
              <w:b/>
              <w:iCs/>
              <w:sz w:val="28"/>
              <w:szCs w:val="28"/>
            </w:rPr>
          </w:rPrChange>
        </w:rPr>
      </w:pPr>
    </w:p>
    <w:p w:rsidR="00772860" w:rsidRPr="00DD7017" w:rsidRDefault="00772860" w:rsidP="00B55342">
      <w:pPr>
        <w:pStyle w:val="Ttulo"/>
        <w:spacing w:line="360" w:lineRule="auto"/>
        <w:jc w:val="both"/>
        <w:rPr>
          <w:rFonts w:ascii="Arial" w:hAnsi="Arial" w:cs="Arial"/>
          <w:sz w:val="36"/>
          <w:lang w:val="es-ES"/>
        </w:rPr>
      </w:pPr>
    </w:p>
    <w:p w:rsidR="00772860" w:rsidRPr="00DD7017" w:rsidRDefault="00772860" w:rsidP="00B55342">
      <w:pPr>
        <w:pStyle w:val="Ttulo"/>
        <w:spacing w:line="360" w:lineRule="auto"/>
        <w:jc w:val="both"/>
        <w:rPr>
          <w:rFonts w:ascii="Arial" w:hAnsi="Arial" w:cs="Arial"/>
          <w:sz w:val="36"/>
          <w:lang w:val="es-ES"/>
        </w:rPr>
      </w:pPr>
    </w:p>
    <w:p w:rsidR="00772860" w:rsidRPr="00DD7017" w:rsidRDefault="00772860" w:rsidP="00B55342">
      <w:pPr>
        <w:pStyle w:val="Ttulo"/>
        <w:spacing w:line="360" w:lineRule="auto"/>
        <w:jc w:val="both"/>
        <w:rPr>
          <w:rFonts w:ascii="Arial" w:hAnsi="Arial" w:cs="Arial"/>
          <w:sz w:val="36"/>
          <w:lang w:val="es-ES"/>
        </w:rPr>
      </w:pPr>
    </w:p>
    <w:p w:rsidR="00772860" w:rsidRPr="00DD7017" w:rsidRDefault="00772860" w:rsidP="00B55342">
      <w:pPr>
        <w:pStyle w:val="Ttulo"/>
        <w:spacing w:line="360" w:lineRule="auto"/>
        <w:jc w:val="both"/>
        <w:rPr>
          <w:rFonts w:ascii="Arial" w:hAnsi="Arial" w:cs="Arial"/>
          <w:sz w:val="36"/>
          <w:lang w:val="es-ES"/>
        </w:rPr>
      </w:pPr>
    </w:p>
    <w:p w:rsidR="00772860" w:rsidRPr="00DD7017" w:rsidRDefault="00772860" w:rsidP="00B55342">
      <w:pPr>
        <w:pStyle w:val="Ttulo"/>
        <w:spacing w:line="360" w:lineRule="auto"/>
        <w:jc w:val="both"/>
        <w:rPr>
          <w:rFonts w:ascii="Arial" w:hAnsi="Arial" w:cs="Arial"/>
          <w:sz w:val="36"/>
          <w:lang w:val="es-ES"/>
        </w:rPr>
      </w:pPr>
    </w:p>
    <w:p w:rsidR="00772860" w:rsidRPr="00DD7017" w:rsidRDefault="00772860" w:rsidP="00B55342">
      <w:pPr>
        <w:pStyle w:val="Ttulo"/>
        <w:spacing w:line="360" w:lineRule="auto"/>
        <w:jc w:val="both"/>
        <w:rPr>
          <w:rFonts w:ascii="Arial" w:hAnsi="Arial" w:cs="Arial"/>
          <w:sz w:val="36"/>
          <w:lang w:val="es-ES"/>
        </w:rPr>
      </w:pPr>
    </w:p>
    <w:p w:rsidR="00772860" w:rsidRPr="00DD7017" w:rsidRDefault="00772860" w:rsidP="00B55342">
      <w:pPr>
        <w:pStyle w:val="Ttulo"/>
        <w:spacing w:line="360" w:lineRule="auto"/>
        <w:jc w:val="both"/>
        <w:rPr>
          <w:rFonts w:ascii="Arial" w:hAnsi="Arial" w:cs="Arial"/>
          <w:sz w:val="36"/>
          <w:lang w:val="es-ES"/>
        </w:rPr>
      </w:pPr>
    </w:p>
    <w:p w:rsidR="00772860" w:rsidRPr="00DD7017" w:rsidRDefault="00772860" w:rsidP="00B55342">
      <w:pPr>
        <w:pStyle w:val="Ttulo"/>
        <w:spacing w:line="360" w:lineRule="auto"/>
        <w:jc w:val="both"/>
        <w:rPr>
          <w:rFonts w:ascii="Arial" w:hAnsi="Arial" w:cs="Arial"/>
          <w:sz w:val="36"/>
          <w:lang w:val="es-ES"/>
        </w:rPr>
      </w:pPr>
    </w:p>
    <w:p w:rsidR="00772860" w:rsidRPr="00DD7017" w:rsidRDefault="00772860" w:rsidP="00B55342">
      <w:pPr>
        <w:pStyle w:val="Ttulo"/>
        <w:spacing w:line="360" w:lineRule="auto"/>
        <w:jc w:val="both"/>
        <w:rPr>
          <w:rFonts w:ascii="Arial" w:hAnsi="Arial" w:cs="Arial"/>
          <w:sz w:val="36"/>
          <w:lang w:val="es-ES"/>
        </w:rPr>
      </w:pPr>
    </w:p>
    <w:p w:rsidR="00772860" w:rsidRPr="00DD7017" w:rsidRDefault="00772860" w:rsidP="00B55342">
      <w:pPr>
        <w:pStyle w:val="Ttulo"/>
        <w:spacing w:line="360" w:lineRule="auto"/>
        <w:jc w:val="both"/>
        <w:rPr>
          <w:rFonts w:ascii="Arial" w:hAnsi="Arial" w:cs="Arial"/>
          <w:sz w:val="36"/>
          <w:lang w:val="es-ES"/>
        </w:rPr>
      </w:pPr>
    </w:p>
    <w:p w:rsidR="00772860" w:rsidRPr="00DD7017" w:rsidRDefault="00772860" w:rsidP="00B55342">
      <w:pPr>
        <w:pStyle w:val="Ttulo"/>
        <w:spacing w:line="360" w:lineRule="auto"/>
        <w:jc w:val="both"/>
        <w:rPr>
          <w:rFonts w:ascii="Arial" w:hAnsi="Arial" w:cs="Arial"/>
          <w:sz w:val="36"/>
          <w:lang w:val="es-ES"/>
        </w:rPr>
      </w:pPr>
    </w:p>
    <w:p w:rsidR="00772860" w:rsidRPr="00DD7017" w:rsidRDefault="00772860" w:rsidP="00B55342">
      <w:pPr>
        <w:pStyle w:val="Ttulo"/>
        <w:spacing w:line="360" w:lineRule="auto"/>
        <w:jc w:val="both"/>
        <w:rPr>
          <w:rFonts w:ascii="Arial" w:hAnsi="Arial" w:cs="Arial"/>
          <w:sz w:val="36"/>
          <w:lang w:val="es-ES"/>
        </w:rPr>
      </w:pPr>
    </w:p>
    <w:p w:rsidR="00772860" w:rsidRPr="00DD7017" w:rsidRDefault="00772860" w:rsidP="00B55342">
      <w:pPr>
        <w:pStyle w:val="Ttulo"/>
        <w:spacing w:line="360" w:lineRule="auto"/>
        <w:jc w:val="both"/>
        <w:rPr>
          <w:rFonts w:ascii="Arial" w:hAnsi="Arial" w:cs="Arial"/>
          <w:sz w:val="36"/>
          <w:lang w:val="es-ES"/>
        </w:rPr>
      </w:pPr>
    </w:p>
    <w:p w:rsidR="00772860" w:rsidRPr="00DD7017" w:rsidRDefault="00772860" w:rsidP="00B55342">
      <w:pPr>
        <w:pStyle w:val="Ttulo"/>
        <w:spacing w:line="360" w:lineRule="auto"/>
        <w:jc w:val="both"/>
        <w:rPr>
          <w:rFonts w:ascii="Arial" w:hAnsi="Arial" w:cs="Arial"/>
          <w:sz w:val="36"/>
          <w:lang w:val="es-ES"/>
        </w:rPr>
      </w:pPr>
    </w:p>
    <w:p w:rsidR="002D44E3" w:rsidRPr="00DB5DA1" w:rsidRDefault="002D44E3" w:rsidP="00B55342">
      <w:pPr>
        <w:pStyle w:val="Ttulo"/>
        <w:spacing w:line="360" w:lineRule="auto"/>
        <w:jc w:val="both"/>
        <w:rPr>
          <w:rFonts w:ascii="Arial" w:hAnsi="Arial" w:cs="Arial"/>
          <w:sz w:val="36"/>
        </w:rPr>
      </w:pPr>
      <w:proofErr w:type="spellStart"/>
      <w:r w:rsidRPr="00DB5DA1">
        <w:rPr>
          <w:rFonts w:ascii="Arial" w:hAnsi="Arial" w:cs="Arial"/>
          <w:sz w:val="36"/>
        </w:rPr>
        <w:t>Conclusiones</w:t>
      </w:r>
      <w:proofErr w:type="spellEnd"/>
      <w:r w:rsidRPr="00DB5DA1">
        <w:rPr>
          <w:rFonts w:ascii="Arial" w:hAnsi="Arial" w:cs="Arial"/>
          <w:sz w:val="36"/>
        </w:rPr>
        <w:t xml:space="preserve"> </w:t>
      </w:r>
      <w:proofErr w:type="spellStart"/>
      <w:r w:rsidRPr="00DB5DA1">
        <w:rPr>
          <w:rFonts w:ascii="Arial" w:hAnsi="Arial" w:cs="Arial"/>
          <w:sz w:val="36"/>
        </w:rPr>
        <w:t>generales</w:t>
      </w:r>
      <w:proofErr w:type="spellEnd"/>
    </w:p>
    <w:p w:rsidR="002D44E3" w:rsidRPr="00191070" w:rsidRDefault="002D44E3" w:rsidP="00B55342">
      <w:pPr>
        <w:spacing w:line="360" w:lineRule="auto"/>
        <w:jc w:val="both"/>
        <w:rPr>
          <w:rFonts w:cs="Arial"/>
        </w:rPr>
      </w:pPr>
    </w:p>
    <w:p w:rsidR="001B32F3" w:rsidRPr="00191070" w:rsidRDefault="001B32F3" w:rsidP="00B55342">
      <w:pPr>
        <w:numPr>
          <w:ilvl w:val="0"/>
          <w:numId w:val="9"/>
        </w:numPr>
        <w:spacing w:before="100" w:beforeAutospacing="1" w:after="100" w:afterAutospacing="1" w:line="360" w:lineRule="auto"/>
        <w:jc w:val="both"/>
        <w:rPr>
          <w:rFonts w:eastAsia="Times New Roman" w:cs="Arial"/>
          <w:szCs w:val="24"/>
          <w:lang w:val="es-ES" w:eastAsia="en-US"/>
        </w:rPr>
      </w:pPr>
      <w:r w:rsidRPr="00191070">
        <w:rPr>
          <w:rFonts w:eastAsia="Times New Roman" w:cs="Arial"/>
          <w:szCs w:val="24"/>
          <w:lang w:val="es-ES" w:eastAsia="en-US"/>
        </w:rPr>
        <w:t>El análisis integral de los procesos de la MIPYME permitió identificar las áreas críticas y oportunidades de mejora, evidenciando que la automatización de la gestión de clientes, pedidos, pagos e inventario puede incrementar significativamente la eficiencia operativa.</w:t>
      </w:r>
    </w:p>
    <w:p w:rsidR="001B32F3" w:rsidRPr="00191070" w:rsidRDefault="001B32F3" w:rsidP="00B55342">
      <w:pPr>
        <w:numPr>
          <w:ilvl w:val="0"/>
          <w:numId w:val="9"/>
        </w:numPr>
        <w:spacing w:before="100" w:beforeAutospacing="1" w:after="100" w:afterAutospacing="1" w:line="360" w:lineRule="auto"/>
        <w:jc w:val="both"/>
        <w:rPr>
          <w:rFonts w:eastAsia="Times New Roman" w:cs="Arial"/>
          <w:szCs w:val="24"/>
          <w:lang w:val="es-ES" w:eastAsia="en-US"/>
        </w:rPr>
      </w:pPr>
      <w:r w:rsidRPr="00191070">
        <w:rPr>
          <w:rFonts w:eastAsia="Times New Roman" w:cs="Arial"/>
          <w:szCs w:val="24"/>
          <w:lang w:val="es-ES" w:eastAsia="en-US"/>
        </w:rPr>
        <w:t>La elaboración del modelo conceptual y la identificación de roles, actores y reglas de negocio facilitaron la comprensión del flujo de información y los procedimientos internos, contribuyendo a la estandarización y documentación de los procesos.</w:t>
      </w:r>
    </w:p>
    <w:p w:rsidR="001B32F3" w:rsidRPr="00191070" w:rsidRDefault="001B32F3" w:rsidP="00B55342">
      <w:pPr>
        <w:numPr>
          <w:ilvl w:val="0"/>
          <w:numId w:val="9"/>
        </w:numPr>
        <w:spacing w:before="100" w:beforeAutospacing="1" w:after="100" w:afterAutospacing="1" w:line="360" w:lineRule="auto"/>
        <w:jc w:val="both"/>
        <w:rPr>
          <w:rFonts w:eastAsia="Times New Roman" w:cs="Arial"/>
          <w:szCs w:val="24"/>
          <w:lang w:val="es-ES" w:eastAsia="en-US"/>
        </w:rPr>
      </w:pPr>
      <w:r w:rsidRPr="00191070">
        <w:rPr>
          <w:rFonts w:eastAsia="Times New Roman" w:cs="Arial"/>
          <w:szCs w:val="24"/>
          <w:lang w:val="es-ES" w:eastAsia="en-US"/>
        </w:rPr>
        <w:t xml:space="preserve">La definición y priorización de los </w:t>
      </w:r>
      <w:r w:rsidRPr="00191070">
        <w:rPr>
          <w:rFonts w:eastAsia="Times New Roman" w:cs="Arial"/>
          <w:bCs/>
          <w:szCs w:val="24"/>
          <w:lang w:val="es-ES" w:eastAsia="en-US"/>
        </w:rPr>
        <w:t>Requisitos Funcionales (RF)</w:t>
      </w:r>
      <w:r w:rsidRPr="00191070">
        <w:rPr>
          <w:rFonts w:eastAsia="Times New Roman" w:cs="Arial"/>
          <w:szCs w:val="24"/>
          <w:lang w:val="es-ES" w:eastAsia="en-US"/>
        </w:rPr>
        <w:t xml:space="preserve"> permitió establecer de manera clara las funcionalidades necesarias del sistema, garantizando que el desarrollo se enfoque en cubrir las necesidades reales del negocio.</w:t>
      </w:r>
    </w:p>
    <w:p w:rsidR="001B32F3" w:rsidRPr="00191070" w:rsidRDefault="001B32F3" w:rsidP="00B55342">
      <w:pPr>
        <w:numPr>
          <w:ilvl w:val="0"/>
          <w:numId w:val="9"/>
        </w:numPr>
        <w:spacing w:before="100" w:beforeAutospacing="1" w:after="100" w:afterAutospacing="1" w:line="360" w:lineRule="auto"/>
        <w:jc w:val="both"/>
        <w:rPr>
          <w:rFonts w:eastAsia="Times New Roman" w:cs="Arial"/>
          <w:szCs w:val="24"/>
          <w:lang w:val="es-ES" w:eastAsia="en-US"/>
        </w:rPr>
      </w:pPr>
      <w:r w:rsidRPr="00191070">
        <w:rPr>
          <w:rFonts w:eastAsia="Times New Roman" w:cs="Arial"/>
          <w:szCs w:val="24"/>
          <w:lang w:val="es-ES" w:eastAsia="en-US"/>
        </w:rPr>
        <w:t xml:space="preserve">La elaboración de </w:t>
      </w:r>
      <w:r w:rsidRPr="00191070">
        <w:rPr>
          <w:rFonts w:eastAsia="Times New Roman" w:cs="Arial"/>
          <w:bCs/>
          <w:szCs w:val="24"/>
          <w:lang w:val="es-ES" w:eastAsia="en-US"/>
        </w:rPr>
        <w:t>casos de prueba asociados a los RF</w:t>
      </w:r>
      <w:r w:rsidRPr="00191070">
        <w:rPr>
          <w:rFonts w:eastAsia="Times New Roman" w:cs="Arial"/>
          <w:szCs w:val="24"/>
          <w:lang w:val="es-ES" w:eastAsia="en-US"/>
        </w:rPr>
        <w:t xml:space="preserve"> permitió validar cada requisito de manera sistemática, asegurando que las funcionalidades implementadas cumplen con los objetivos propuestos y reduciendo riesgos de errores o inconsistencias en el sistema.</w:t>
      </w:r>
    </w:p>
    <w:p w:rsidR="001B32F3" w:rsidRPr="00191070" w:rsidRDefault="001B32F3" w:rsidP="00B55342">
      <w:pPr>
        <w:numPr>
          <w:ilvl w:val="0"/>
          <w:numId w:val="9"/>
        </w:numPr>
        <w:spacing w:before="100" w:beforeAutospacing="1" w:after="100" w:afterAutospacing="1" w:line="360" w:lineRule="auto"/>
        <w:jc w:val="both"/>
        <w:rPr>
          <w:rFonts w:eastAsia="Times New Roman" w:cs="Arial"/>
          <w:szCs w:val="24"/>
          <w:lang w:val="es-ES" w:eastAsia="en-US"/>
        </w:rPr>
      </w:pPr>
      <w:r w:rsidRPr="00191070">
        <w:rPr>
          <w:rFonts w:eastAsia="Times New Roman" w:cs="Arial"/>
          <w:szCs w:val="24"/>
          <w:lang w:val="es-ES" w:eastAsia="en-US"/>
        </w:rPr>
        <w:t>La propuesta tecnológica se orienta a optimizar los recursos de la empresa, garantizar la disponibilidad de información en tiempo real y permitir la toma de decisiones basada en datos confiables.</w:t>
      </w:r>
    </w:p>
    <w:p w:rsidR="001B32F3" w:rsidRPr="00191070" w:rsidRDefault="001B32F3" w:rsidP="00B55342">
      <w:pPr>
        <w:numPr>
          <w:ilvl w:val="0"/>
          <w:numId w:val="9"/>
        </w:numPr>
        <w:spacing w:before="100" w:beforeAutospacing="1" w:after="100" w:afterAutospacing="1" w:line="360" w:lineRule="auto"/>
        <w:jc w:val="both"/>
        <w:rPr>
          <w:rFonts w:eastAsia="Times New Roman" w:cs="Arial"/>
          <w:szCs w:val="24"/>
          <w:lang w:val="es-ES" w:eastAsia="en-US"/>
        </w:rPr>
      </w:pPr>
      <w:r w:rsidRPr="00191070">
        <w:rPr>
          <w:rFonts w:eastAsia="Times New Roman" w:cs="Arial"/>
          <w:szCs w:val="24"/>
          <w:lang w:val="es-ES" w:eastAsia="en-US"/>
        </w:rPr>
        <w:lastRenderedPageBreak/>
        <w:t>Finalmente, el proyecto demuestra que la integración de procesos, la digitalización de la gestión empresarial y la validación formal de los requisitos son factores clave para la competitividad y sostenibilidad de las MIPYMES en un entorno económico dinámico.</w:t>
      </w:r>
    </w:p>
    <w:p w:rsidR="001B32F3" w:rsidRPr="00191070" w:rsidRDefault="001B32F3" w:rsidP="00B55342">
      <w:pPr>
        <w:spacing w:line="360" w:lineRule="auto"/>
        <w:ind w:firstLineChars="50" w:firstLine="261"/>
        <w:jc w:val="both"/>
        <w:rPr>
          <w:rFonts w:cs="Arial"/>
          <w:b/>
          <w:bCs/>
          <w:sz w:val="52"/>
          <w:szCs w:val="24"/>
          <w:lang w:val="es-ES"/>
        </w:rPr>
      </w:pPr>
    </w:p>
    <w:p w:rsidR="001B32F3" w:rsidRPr="00191070" w:rsidRDefault="001B32F3" w:rsidP="00B55342">
      <w:pPr>
        <w:spacing w:line="360" w:lineRule="auto"/>
        <w:ind w:firstLineChars="50" w:firstLine="161"/>
        <w:jc w:val="both"/>
        <w:rPr>
          <w:rFonts w:cs="Arial"/>
          <w:b/>
          <w:bCs/>
          <w:sz w:val="32"/>
          <w:szCs w:val="24"/>
          <w:lang w:val="es-ES"/>
        </w:rPr>
      </w:pPr>
    </w:p>
    <w:p w:rsidR="002D44E3" w:rsidRPr="00191070" w:rsidRDefault="002D44E3" w:rsidP="00B55342">
      <w:pPr>
        <w:pStyle w:val="Ttulo1"/>
        <w:spacing w:line="360" w:lineRule="auto"/>
        <w:jc w:val="both"/>
        <w:rPr>
          <w:rFonts w:cs="Arial"/>
          <w:b w:val="0"/>
          <w:iCs/>
          <w:szCs w:val="28"/>
        </w:rPr>
      </w:pPr>
      <w:bookmarkStart w:id="120" w:name="_Toc216556297"/>
      <w:proofErr w:type="spellStart"/>
      <w:r w:rsidRPr="00191070">
        <w:rPr>
          <w:rFonts w:cs="Arial"/>
          <w:iCs/>
          <w:szCs w:val="28"/>
        </w:rPr>
        <w:t>Recomendaciones</w:t>
      </w:r>
      <w:bookmarkEnd w:id="120"/>
      <w:proofErr w:type="spellEnd"/>
    </w:p>
    <w:p w:rsidR="001B32F3" w:rsidRPr="00191070" w:rsidRDefault="001B32F3" w:rsidP="00B55342">
      <w:pPr>
        <w:pStyle w:val="NormalWeb"/>
        <w:numPr>
          <w:ilvl w:val="0"/>
          <w:numId w:val="10"/>
        </w:numPr>
        <w:spacing w:before="100" w:beforeAutospacing="1" w:after="100" w:afterAutospacing="1" w:line="360" w:lineRule="auto"/>
        <w:jc w:val="both"/>
        <w:rPr>
          <w:rFonts w:cs="Arial"/>
          <w:lang w:val="es-ES"/>
        </w:rPr>
      </w:pPr>
      <w:r w:rsidRPr="00191070">
        <w:rPr>
          <w:rFonts w:cs="Arial"/>
          <w:lang w:val="es-ES"/>
        </w:rPr>
        <w:t xml:space="preserve">Implementar un </w:t>
      </w:r>
      <w:r w:rsidRPr="00191070">
        <w:rPr>
          <w:rStyle w:val="Textoennegrita"/>
          <w:rFonts w:cs="Arial"/>
          <w:b w:val="0"/>
          <w:lang w:val="es-ES"/>
        </w:rPr>
        <w:t>sistema tecnológico integral</w:t>
      </w:r>
      <w:r w:rsidRPr="00191070">
        <w:rPr>
          <w:rFonts w:cs="Arial"/>
          <w:lang w:val="es-ES"/>
        </w:rPr>
        <w:t xml:space="preserve"> (CRM y/o ERP) que automatice la gestión de clientes, pedidos, pagos e inventario, adaptado a las necesidades específicas de la MIPYME.</w:t>
      </w:r>
    </w:p>
    <w:p w:rsidR="001B32F3" w:rsidRPr="00191070" w:rsidRDefault="001B32F3" w:rsidP="00B55342">
      <w:pPr>
        <w:pStyle w:val="NormalWeb"/>
        <w:numPr>
          <w:ilvl w:val="0"/>
          <w:numId w:val="10"/>
        </w:numPr>
        <w:spacing w:before="100" w:beforeAutospacing="1" w:after="100" w:afterAutospacing="1" w:line="360" w:lineRule="auto"/>
        <w:jc w:val="both"/>
        <w:rPr>
          <w:rFonts w:cs="Arial"/>
          <w:lang w:val="es-ES"/>
        </w:rPr>
      </w:pPr>
      <w:r w:rsidRPr="00191070">
        <w:rPr>
          <w:rFonts w:cs="Arial"/>
          <w:lang w:val="es-ES"/>
        </w:rPr>
        <w:t xml:space="preserve">Mantener </w:t>
      </w:r>
      <w:r w:rsidRPr="00191070">
        <w:rPr>
          <w:rStyle w:val="Textoennegrita"/>
          <w:rFonts w:cs="Arial"/>
          <w:b w:val="0"/>
          <w:lang w:val="es-ES"/>
        </w:rPr>
        <w:t>actualizados los Requisitos Funcionales (RF)</w:t>
      </w:r>
      <w:r w:rsidRPr="00191070">
        <w:rPr>
          <w:rFonts w:cs="Arial"/>
          <w:lang w:val="es-ES"/>
        </w:rPr>
        <w:t xml:space="preserve"> y documentar cualquier cambio en los procesos o en las necesidades del negocio, para asegurar que el sistema continúe cumpliendo sus objetivos.</w:t>
      </w:r>
    </w:p>
    <w:p w:rsidR="001B32F3" w:rsidRPr="00191070" w:rsidRDefault="001B32F3" w:rsidP="00B55342">
      <w:pPr>
        <w:pStyle w:val="NormalWeb"/>
        <w:numPr>
          <w:ilvl w:val="0"/>
          <w:numId w:val="10"/>
        </w:numPr>
        <w:spacing w:before="100" w:beforeAutospacing="1" w:after="100" w:afterAutospacing="1" w:line="360" w:lineRule="auto"/>
        <w:jc w:val="both"/>
        <w:rPr>
          <w:rFonts w:cs="Arial"/>
          <w:lang w:val="es-ES"/>
        </w:rPr>
      </w:pPr>
      <w:r w:rsidRPr="00191070">
        <w:rPr>
          <w:rFonts w:cs="Arial"/>
          <w:lang w:val="es-ES"/>
        </w:rPr>
        <w:t xml:space="preserve">Desarrollar y ejecutar de manera periódica </w:t>
      </w:r>
      <w:r w:rsidRPr="00191070">
        <w:rPr>
          <w:rStyle w:val="Textoennegrita"/>
          <w:rFonts w:cs="Arial"/>
          <w:b w:val="0"/>
          <w:lang w:val="es-ES"/>
        </w:rPr>
        <w:t>casos de prueba asociados a los RF</w:t>
      </w:r>
      <w:r w:rsidRPr="00191070">
        <w:rPr>
          <w:rFonts w:cs="Arial"/>
          <w:lang w:val="es-ES"/>
        </w:rPr>
        <w:t>, garantizando que las funcionalidades implementadas sigan siendo válidas y confiables frente a modificaciones futuras del sistema o del negocio.</w:t>
      </w:r>
    </w:p>
    <w:p w:rsidR="001B32F3" w:rsidRPr="00191070" w:rsidRDefault="001B32F3" w:rsidP="00B55342">
      <w:pPr>
        <w:pStyle w:val="NormalWeb"/>
        <w:numPr>
          <w:ilvl w:val="0"/>
          <w:numId w:val="10"/>
        </w:numPr>
        <w:spacing w:before="100" w:beforeAutospacing="1" w:after="100" w:afterAutospacing="1" w:line="360" w:lineRule="auto"/>
        <w:jc w:val="both"/>
        <w:rPr>
          <w:rFonts w:cs="Arial"/>
          <w:lang w:val="es-ES"/>
        </w:rPr>
      </w:pPr>
      <w:r w:rsidRPr="00191070">
        <w:rPr>
          <w:rFonts w:cs="Arial"/>
          <w:lang w:val="es-ES"/>
        </w:rPr>
        <w:t>Capacitar al personal en el uso del sistema y en la interpretación de los resultados generados, fomentando la adopción tecnológica y el correcto manejo de la información.</w:t>
      </w:r>
    </w:p>
    <w:p w:rsidR="001B32F3" w:rsidRPr="00191070" w:rsidRDefault="001B32F3" w:rsidP="00B55342">
      <w:pPr>
        <w:pStyle w:val="NormalWeb"/>
        <w:numPr>
          <w:ilvl w:val="0"/>
          <w:numId w:val="10"/>
        </w:numPr>
        <w:spacing w:before="100" w:beforeAutospacing="1" w:after="100" w:afterAutospacing="1" w:line="360" w:lineRule="auto"/>
        <w:jc w:val="both"/>
        <w:rPr>
          <w:rFonts w:cs="Arial"/>
          <w:lang w:val="es-ES"/>
        </w:rPr>
      </w:pPr>
      <w:r w:rsidRPr="00191070">
        <w:rPr>
          <w:rFonts w:cs="Arial"/>
          <w:lang w:val="es-ES"/>
        </w:rPr>
        <w:t xml:space="preserve">Realizar </w:t>
      </w:r>
      <w:r w:rsidRPr="00191070">
        <w:rPr>
          <w:rStyle w:val="Textoennegrita"/>
          <w:rFonts w:cs="Arial"/>
          <w:b w:val="0"/>
          <w:lang w:val="es-ES"/>
        </w:rPr>
        <w:t>auditorías periódicas de procesos y datos</w:t>
      </w:r>
      <w:r w:rsidRPr="00191070">
        <w:rPr>
          <w:rFonts w:cs="Arial"/>
          <w:lang w:val="es-ES"/>
        </w:rPr>
        <w:t>, evaluando la eficiencia del sistema, detectando posibles errores y optimizando continuamente las operaciones.</w:t>
      </w:r>
    </w:p>
    <w:p w:rsidR="001B32F3" w:rsidRPr="00191070" w:rsidRDefault="001B32F3" w:rsidP="00B55342">
      <w:pPr>
        <w:pStyle w:val="NormalWeb"/>
        <w:numPr>
          <w:ilvl w:val="0"/>
          <w:numId w:val="10"/>
        </w:numPr>
        <w:spacing w:before="100" w:beforeAutospacing="1" w:after="100" w:afterAutospacing="1" w:line="360" w:lineRule="auto"/>
        <w:jc w:val="both"/>
        <w:rPr>
          <w:rFonts w:cs="Arial"/>
          <w:lang w:val="es-ES"/>
        </w:rPr>
      </w:pPr>
      <w:r w:rsidRPr="00191070">
        <w:rPr>
          <w:rFonts w:cs="Arial"/>
          <w:lang w:val="es-ES"/>
        </w:rPr>
        <w:t xml:space="preserve">Promover una </w:t>
      </w:r>
      <w:r w:rsidRPr="00191070">
        <w:rPr>
          <w:rStyle w:val="Textoennegrita"/>
          <w:rFonts w:cs="Arial"/>
          <w:lang w:val="es-ES"/>
        </w:rPr>
        <w:t>cultura de mejora continua</w:t>
      </w:r>
      <w:r w:rsidRPr="00191070">
        <w:rPr>
          <w:rFonts w:cs="Arial"/>
          <w:lang w:val="es-ES"/>
        </w:rPr>
        <w:t>, donde la integración de nuevas herramientas tecnológicas y la revisión constante de requisitos y pruebas contribuyan a la competitividad y sostenibilidad de la empresa.</w:t>
      </w:r>
    </w:p>
    <w:p w:rsidR="001B32F3" w:rsidRPr="00191070" w:rsidRDefault="001B32F3" w:rsidP="00B55342">
      <w:pPr>
        <w:spacing w:line="360" w:lineRule="auto"/>
        <w:ind w:firstLineChars="50" w:firstLine="161"/>
        <w:jc w:val="both"/>
        <w:rPr>
          <w:rFonts w:cs="Arial"/>
          <w:b/>
          <w:bCs/>
          <w:sz w:val="32"/>
          <w:szCs w:val="24"/>
          <w:lang w:val="es-ES"/>
        </w:rPr>
      </w:pPr>
    </w:p>
    <w:p w:rsidR="001B32F3" w:rsidRPr="00191070" w:rsidRDefault="001B32F3" w:rsidP="00B55342">
      <w:pPr>
        <w:spacing w:line="360" w:lineRule="auto"/>
        <w:ind w:firstLineChars="50" w:firstLine="161"/>
        <w:jc w:val="both"/>
        <w:rPr>
          <w:rFonts w:cs="Arial"/>
          <w:b/>
          <w:bCs/>
          <w:sz w:val="32"/>
          <w:szCs w:val="24"/>
          <w:lang w:val="es-ES"/>
        </w:rPr>
      </w:pPr>
    </w:p>
    <w:p w:rsidR="001B32F3" w:rsidRPr="00191070" w:rsidRDefault="001B32F3" w:rsidP="00B55342">
      <w:pPr>
        <w:spacing w:line="360" w:lineRule="auto"/>
        <w:ind w:firstLineChars="50" w:firstLine="161"/>
        <w:jc w:val="both"/>
        <w:rPr>
          <w:rFonts w:cs="Arial"/>
          <w:b/>
          <w:bCs/>
          <w:sz w:val="32"/>
          <w:szCs w:val="24"/>
          <w:lang w:val="es-ES"/>
        </w:rPr>
      </w:pPr>
    </w:p>
    <w:p w:rsidR="001B32F3" w:rsidRPr="00191070" w:rsidRDefault="001B32F3" w:rsidP="00B55342">
      <w:pPr>
        <w:spacing w:line="360" w:lineRule="auto"/>
        <w:ind w:firstLineChars="50" w:firstLine="161"/>
        <w:jc w:val="both"/>
        <w:rPr>
          <w:rFonts w:cs="Arial"/>
          <w:b/>
          <w:bCs/>
          <w:sz w:val="32"/>
          <w:szCs w:val="24"/>
          <w:lang w:val="es-ES"/>
        </w:rPr>
      </w:pPr>
    </w:p>
    <w:p w:rsidR="001B32F3" w:rsidRPr="00191070" w:rsidRDefault="001B32F3" w:rsidP="00B55342">
      <w:pPr>
        <w:spacing w:line="360" w:lineRule="auto"/>
        <w:ind w:firstLineChars="50" w:firstLine="161"/>
        <w:jc w:val="both"/>
        <w:rPr>
          <w:rFonts w:cs="Arial"/>
          <w:b/>
          <w:bCs/>
          <w:sz w:val="32"/>
          <w:szCs w:val="24"/>
          <w:lang w:val="es-ES"/>
        </w:rPr>
      </w:pPr>
    </w:p>
    <w:p w:rsidR="002D44E3" w:rsidRPr="009D6A0C" w:rsidRDefault="002D44E3" w:rsidP="00B55342">
      <w:pPr>
        <w:pStyle w:val="Ttulo1"/>
        <w:spacing w:line="360" w:lineRule="auto"/>
        <w:jc w:val="both"/>
        <w:rPr>
          <w:rFonts w:cs="Arial"/>
          <w:b w:val="0"/>
          <w:iCs/>
          <w:szCs w:val="28"/>
          <w:lang w:val="es-ES"/>
        </w:rPr>
      </w:pPr>
      <w:bookmarkStart w:id="121" w:name="_Toc216556298"/>
      <w:r w:rsidRPr="009D6A0C">
        <w:rPr>
          <w:rFonts w:cs="Arial"/>
          <w:iCs/>
          <w:szCs w:val="28"/>
          <w:lang w:val="es-ES"/>
        </w:rPr>
        <w:t>Referencias Bibliográficas</w:t>
      </w:r>
      <w:bookmarkEnd w:id="121"/>
    </w:p>
    <w:p w:rsidR="00B64B52" w:rsidRPr="00191070" w:rsidRDefault="00B64B52" w:rsidP="00B55342">
      <w:pPr>
        <w:spacing w:line="360" w:lineRule="auto"/>
        <w:jc w:val="both"/>
        <w:rPr>
          <w:rFonts w:cs="Arial"/>
          <w:b/>
          <w:bCs/>
          <w:sz w:val="32"/>
          <w:szCs w:val="24"/>
          <w:lang w:val="es-ES"/>
        </w:rPr>
      </w:pPr>
    </w:p>
    <w:p w:rsidR="00735FB0" w:rsidRPr="00191070" w:rsidRDefault="00735FB0" w:rsidP="00B55342">
      <w:pPr>
        <w:spacing w:before="100" w:beforeAutospacing="1" w:after="100" w:afterAutospacing="1" w:line="360" w:lineRule="auto"/>
        <w:ind w:left="720" w:right="240"/>
        <w:jc w:val="both"/>
        <w:rPr>
          <w:rFonts w:eastAsia="Times New Roman" w:cs="Arial"/>
          <w:lang w:val="es-ES" w:eastAsia="en-US"/>
        </w:rPr>
      </w:pPr>
      <w:r w:rsidRPr="00191070">
        <w:rPr>
          <w:rFonts w:eastAsia="Times New Roman" w:cs="Arial"/>
          <w:lang w:val="es-ES" w:eastAsia="en-US"/>
        </w:rPr>
        <w:t>1.</w:t>
      </w:r>
      <w:r w:rsidRPr="00191070">
        <w:rPr>
          <w:rFonts w:eastAsia="Times New Roman" w:cs="Arial"/>
          <w:lang w:val="es-ES" w:eastAsia="en-US"/>
        </w:rPr>
        <w:tab/>
        <w:t>González Pérez, G. (2022). Automatización y dinámica del mercado laboral en la industria automotriz en México. Economía Teoría y Práctica, (56), 67-96.</w:t>
      </w:r>
    </w:p>
    <w:p w:rsidR="00735FB0" w:rsidRPr="00191070" w:rsidRDefault="00735FB0" w:rsidP="00B55342">
      <w:pPr>
        <w:spacing w:before="100" w:beforeAutospacing="1" w:after="100" w:afterAutospacing="1" w:line="360" w:lineRule="auto"/>
        <w:ind w:left="720" w:right="240"/>
        <w:jc w:val="both"/>
        <w:rPr>
          <w:rFonts w:eastAsia="Times New Roman" w:cs="Arial"/>
          <w:lang w:val="es-ES" w:eastAsia="en-US"/>
        </w:rPr>
      </w:pPr>
      <w:r w:rsidRPr="00191070">
        <w:rPr>
          <w:rFonts w:eastAsia="Times New Roman" w:cs="Arial"/>
          <w:lang w:val="es-ES" w:eastAsia="en-US"/>
        </w:rPr>
        <w:t>2.</w:t>
      </w:r>
      <w:r w:rsidRPr="00191070">
        <w:rPr>
          <w:rFonts w:eastAsia="Times New Roman" w:cs="Arial"/>
          <w:lang w:val="es-ES" w:eastAsia="en-US"/>
        </w:rPr>
        <w:tab/>
      </w:r>
      <w:proofErr w:type="spellStart"/>
      <w:r w:rsidRPr="00191070">
        <w:rPr>
          <w:rFonts w:eastAsia="Times New Roman" w:cs="Arial"/>
          <w:lang w:val="es-ES" w:eastAsia="en-US"/>
        </w:rPr>
        <w:t>Guerola</w:t>
      </w:r>
      <w:proofErr w:type="spellEnd"/>
      <w:r w:rsidRPr="00191070">
        <w:rPr>
          <w:rFonts w:eastAsia="Times New Roman" w:cs="Arial"/>
          <w:lang w:val="es-ES" w:eastAsia="en-US"/>
        </w:rPr>
        <w:t xml:space="preserve">-Navarro, V., </w:t>
      </w:r>
      <w:proofErr w:type="spellStart"/>
      <w:r w:rsidRPr="00191070">
        <w:rPr>
          <w:rFonts w:eastAsia="Times New Roman" w:cs="Arial"/>
          <w:lang w:val="es-ES" w:eastAsia="en-US"/>
        </w:rPr>
        <w:t>Oltra</w:t>
      </w:r>
      <w:proofErr w:type="spellEnd"/>
      <w:r w:rsidRPr="00191070">
        <w:rPr>
          <w:rFonts w:eastAsia="Times New Roman" w:cs="Arial"/>
          <w:lang w:val="es-ES" w:eastAsia="en-US"/>
        </w:rPr>
        <w:t>-Badenes, R., &amp; Gil-</w:t>
      </w:r>
      <w:proofErr w:type="spellStart"/>
      <w:r w:rsidRPr="00191070">
        <w:rPr>
          <w:rFonts w:eastAsia="Times New Roman" w:cs="Arial"/>
          <w:lang w:val="es-ES" w:eastAsia="en-US"/>
        </w:rPr>
        <w:t>Gomez</w:t>
      </w:r>
      <w:proofErr w:type="spellEnd"/>
      <w:r w:rsidRPr="00191070">
        <w:rPr>
          <w:rFonts w:eastAsia="Times New Roman" w:cs="Arial"/>
          <w:lang w:val="es-ES" w:eastAsia="en-US"/>
        </w:rPr>
        <w:t xml:space="preserve">, H. (2020). Análisis de la relación entre el grado de introducción de CRM y los beneficios de la empresa a través del Desempeño Organizacional y la Innovación Empresarial. 3C Empresa. Investigación y Pensamiento Crítico, 9(1), 67-87. </w:t>
      </w:r>
      <w:proofErr w:type="spellStart"/>
      <w:r w:rsidRPr="00191070">
        <w:rPr>
          <w:rFonts w:eastAsia="Times New Roman" w:cs="Arial"/>
          <w:lang w:val="es-ES" w:eastAsia="en-US"/>
        </w:rPr>
        <w:t>doi</w:t>
      </w:r>
      <w:proofErr w:type="spellEnd"/>
      <w:r w:rsidRPr="00191070">
        <w:rPr>
          <w:rFonts w:eastAsia="Times New Roman" w:cs="Arial"/>
          <w:lang w:val="es-ES" w:eastAsia="en-US"/>
        </w:rPr>
        <w:t xml:space="preserve"> 10.179933cemp.2020.090141.67-87</w:t>
      </w:r>
    </w:p>
    <w:p w:rsidR="00735FB0" w:rsidRPr="00191070" w:rsidRDefault="00735FB0" w:rsidP="00B55342">
      <w:pPr>
        <w:spacing w:before="100" w:beforeAutospacing="1" w:after="100" w:afterAutospacing="1" w:line="360" w:lineRule="auto"/>
        <w:ind w:left="720" w:right="240"/>
        <w:jc w:val="both"/>
        <w:rPr>
          <w:rFonts w:eastAsia="Times New Roman" w:cs="Arial"/>
          <w:lang w:val="es-ES" w:eastAsia="en-US"/>
        </w:rPr>
      </w:pPr>
      <w:r w:rsidRPr="00191070">
        <w:rPr>
          <w:rFonts w:eastAsia="Times New Roman" w:cs="Arial"/>
          <w:lang w:val="es-ES" w:eastAsia="en-US"/>
        </w:rPr>
        <w:t>3.</w:t>
      </w:r>
      <w:r w:rsidRPr="00191070">
        <w:rPr>
          <w:rFonts w:eastAsia="Times New Roman" w:cs="Arial"/>
          <w:lang w:val="es-ES" w:eastAsia="en-US"/>
        </w:rPr>
        <w:tab/>
        <w:t xml:space="preserve">Ramírez Vivanco, A. E., </w:t>
      </w:r>
      <w:proofErr w:type="spellStart"/>
      <w:r w:rsidRPr="00191070">
        <w:rPr>
          <w:rFonts w:eastAsia="Times New Roman" w:cs="Arial"/>
          <w:lang w:val="es-ES" w:eastAsia="en-US"/>
        </w:rPr>
        <w:t>Procel</w:t>
      </w:r>
      <w:proofErr w:type="spellEnd"/>
      <w:r w:rsidRPr="00191070">
        <w:rPr>
          <w:rFonts w:eastAsia="Times New Roman" w:cs="Arial"/>
          <w:lang w:val="es-ES" w:eastAsia="en-US"/>
        </w:rPr>
        <w:t xml:space="preserve"> Romero, L. P., &amp; Solórzano </w:t>
      </w:r>
      <w:proofErr w:type="spellStart"/>
      <w:r w:rsidRPr="00191070">
        <w:rPr>
          <w:rFonts w:eastAsia="Times New Roman" w:cs="Arial"/>
          <w:lang w:val="es-ES" w:eastAsia="en-US"/>
        </w:rPr>
        <w:t>Solórzano</w:t>
      </w:r>
      <w:proofErr w:type="spellEnd"/>
      <w:r w:rsidRPr="00191070">
        <w:rPr>
          <w:rFonts w:eastAsia="Times New Roman" w:cs="Arial"/>
          <w:lang w:val="es-ES" w:eastAsia="en-US"/>
        </w:rPr>
        <w:t xml:space="preserve">, S. S. (2021). Estrategias de Internacionalización para la oferta exportable de las MIPYMES en El Oro, Ecuador. Pro </w:t>
      </w:r>
      <w:proofErr w:type="spellStart"/>
      <w:r w:rsidRPr="00191070">
        <w:rPr>
          <w:rFonts w:eastAsia="Times New Roman" w:cs="Arial"/>
          <w:lang w:val="es-ES" w:eastAsia="en-US"/>
        </w:rPr>
        <w:t>Sciences</w:t>
      </w:r>
      <w:proofErr w:type="spellEnd"/>
      <w:r w:rsidRPr="00191070">
        <w:rPr>
          <w:rFonts w:eastAsia="Times New Roman" w:cs="Arial"/>
          <w:lang w:val="es-ES" w:eastAsia="en-US"/>
        </w:rPr>
        <w:t>, 5(41), 1603-1625.</w:t>
      </w:r>
    </w:p>
    <w:p w:rsidR="00DF317D" w:rsidRPr="00191070" w:rsidRDefault="00735FB0" w:rsidP="00B55342">
      <w:pPr>
        <w:spacing w:before="100" w:beforeAutospacing="1" w:after="100" w:afterAutospacing="1" w:line="360" w:lineRule="auto"/>
        <w:ind w:left="720" w:right="240"/>
        <w:jc w:val="both"/>
        <w:rPr>
          <w:rFonts w:eastAsia="Times New Roman" w:cs="Arial"/>
          <w:lang w:val="es-ES" w:eastAsia="en-US"/>
        </w:rPr>
      </w:pPr>
      <w:r w:rsidRPr="00191070">
        <w:rPr>
          <w:rFonts w:eastAsia="Times New Roman" w:cs="Arial"/>
          <w:lang w:val="es-ES" w:eastAsia="en-US"/>
        </w:rPr>
        <w:t>4.</w:t>
      </w:r>
      <w:r w:rsidRPr="00191070">
        <w:rPr>
          <w:rFonts w:eastAsia="Times New Roman" w:cs="Arial"/>
          <w:lang w:val="es-ES" w:eastAsia="en-US"/>
        </w:rPr>
        <w:tab/>
      </w:r>
      <w:proofErr w:type="spellStart"/>
      <w:r w:rsidRPr="00191070">
        <w:rPr>
          <w:rFonts w:eastAsia="Times New Roman" w:cs="Arial"/>
          <w:lang w:val="es-ES" w:eastAsia="en-US"/>
        </w:rPr>
        <w:t>Sommerville</w:t>
      </w:r>
      <w:proofErr w:type="spellEnd"/>
      <w:r w:rsidRPr="00191070">
        <w:rPr>
          <w:rFonts w:eastAsia="Times New Roman" w:cs="Arial"/>
          <w:lang w:val="es-ES" w:eastAsia="en-US"/>
        </w:rPr>
        <w:t>, I. (2011). Ingeniería de software (9a ed.). Pearson Educación.</w:t>
      </w:r>
    </w:p>
    <w:sectPr w:rsidR="00DF317D" w:rsidRPr="00191070">
      <w:pgSz w:w="11906" w:h="16838"/>
      <w:pgMar w:top="1701"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E0EAF" w:rsidRDefault="008E0EAF" w:rsidP="00EC5E71">
      <w:r>
        <w:separator/>
      </w:r>
    </w:p>
  </w:endnote>
  <w:endnote w:type="continuationSeparator" w:id="0">
    <w:p w:rsidR="008E0EAF" w:rsidRDefault="008E0EAF" w:rsidP="00EC5E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Nimbus Sans L">
    <w:altName w:val="Microsoft YaHei"/>
    <w:charset w:val="00"/>
    <w:family w:val="swiss"/>
    <w:pitch w:val="default"/>
    <w:sig w:usb0="00000000" w:usb1="00000000" w:usb2="00000000" w:usb3="00000000" w:csb0="00040001" w:csb1="00000000"/>
  </w:font>
  <w:font w:name="DejaVu Sans">
    <w:altName w:val="Segoe Print"/>
    <w:charset w:val="00"/>
    <w:family w:val="auto"/>
    <w:pitch w:val="default"/>
    <w:sig w:usb0="00000000" w:usb1="00000000" w:usb2="0A246029" w:usb3="0400200C" w:csb0="600001FF" w:csb1="DFFF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202A4" w:rsidRDefault="008202A4">
    <w:pPr>
      <w:pStyle w:val="Piedepgina"/>
      <w:jc w:val="right"/>
    </w:pPr>
    <w:sdt>
      <w:sdtPr>
        <w:id w:val="-698773363"/>
        <w:docPartObj>
          <w:docPartGallery w:val="Page Numbers (Bottom of Page)"/>
          <w:docPartUnique/>
        </w:docPartObj>
      </w:sdtPr>
      <w:sdtContent>
        <w:r>
          <w:fldChar w:fldCharType="begin"/>
        </w:r>
        <w:r>
          <w:instrText>PAGE   \* MERGEFORMAT</w:instrText>
        </w:r>
        <w:r>
          <w:fldChar w:fldCharType="separate"/>
        </w:r>
        <w:r w:rsidR="00C136D8" w:rsidRPr="00C136D8">
          <w:rPr>
            <w:noProof/>
            <w:lang w:val="es-ES"/>
          </w:rPr>
          <w:t>85</w:t>
        </w:r>
        <w:r>
          <w:fldChar w:fldCharType="end"/>
        </w:r>
      </w:sdtContent>
    </w:sdt>
  </w:p>
  <w:p w:rsidR="008202A4" w:rsidRDefault="008202A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E0EAF" w:rsidRDefault="008E0EAF" w:rsidP="00EC5E71">
      <w:r>
        <w:separator/>
      </w:r>
    </w:p>
  </w:footnote>
  <w:footnote w:type="continuationSeparator" w:id="0">
    <w:p w:rsidR="008E0EAF" w:rsidRDefault="008E0EAF" w:rsidP="00EC5E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4C14AF"/>
    <w:multiLevelType w:val="multilevel"/>
    <w:tmpl w:val="57FE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17D8E"/>
    <w:multiLevelType w:val="multilevel"/>
    <w:tmpl w:val="0036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9C74B3"/>
    <w:multiLevelType w:val="multilevel"/>
    <w:tmpl w:val="9168E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56DCA"/>
    <w:multiLevelType w:val="multilevel"/>
    <w:tmpl w:val="1D056DCA"/>
    <w:lvl w:ilvl="0">
      <w:start w:val="1"/>
      <w:numFmt w:val="bullet"/>
      <w:lvlText w:val=""/>
      <w:lvlJc w:val="left"/>
      <w:pPr>
        <w:ind w:left="720" w:hanging="360"/>
      </w:pPr>
      <w:rPr>
        <w:rFonts w:ascii="Symbol" w:hAnsi="Symbol" w:hint="default"/>
      </w:rPr>
    </w:lvl>
    <w:lvl w:ilvl="1">
      <w:start w:val="1"/>
      <w:numFmt w:val="bullet"/>
      <w:pStyle w:val="Ttulo2"/>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2E10593D"/>
    <w:multiLevelType w:val="multilevel"/>
    <w:tmpl w:val="6BA4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F61FBC"/>
    <w:multiLevelType w:val="multilevel"/>
    <w:tmpl w:val="67C8D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44098A"/>
    <w:multiLevelType w:val="multilevel"/>
    <w:tmpl w:val="23FE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E56166"/>
    <w:multiLevelType w:val="multilevel"/>
    <w:tmpl w:val="BEE0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9B2D7C"/>
    <w:multiLevelType w:val="multilevel"/>
    <w:tmpl w:val="739A7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F9F5B0F"/>
    <w:multiLevelType w:val="multilevel"/>
    <w:tmpl w:val="0D54B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6"/>
  </w:num>
  <w:num w:numId="3">
    <w:abstractNumId w:val="5"/>
  </w:num>
  <w:num w:numId="4">
    <w:abstractNumId w:val="2"/>
  </w:num>
  <w:num w:numId="5">
    <w:abstractNumId w:val="7"/>
  </w:num>
  <w:num w:numId="6">
    <w:abstractNumId w:val="1"/>
  </w:num>
  <w:num w:numId="7">
    <w:abstractNumId w:val="4"/>
  </w:num>
  <w:num w:numId="8">
    <w:abstractNumId w:val="0"/>
  </w:num>
  <w:num w:numId="9">
    <w:abstractNumId w:val="8"/>
  </w:num>
  <w:num w:numId="10">
    <w:abstractNumId w:val="9"/>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Douglas">
    <w15:presenceInfo w15:providerId="Windows Live" w15:userId="17e6108e5e28cb4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SystemFonts/>
  <w:activeWritingStyle w:appName="MSWord" w:lang="es-ES" w:vendorID="64" w:dllVersion="131078" w:nlCheck="1" w:checkStyle="0"/>
  <w:activeWritingStyle w:appName="MSWord" w:lang="en-US" w:vendorID="64" w:dllVersion="131078" w:nlCheck="1" w:checkStyle="1"/>
  <w:activeWritingStyle w:appName="MSWord" w:lang="es-US" w:vendorID="64" w:dllVersion="131078" w:nlCheck="1" w:checkStyle="0"/>
  <w:proofState w:spelling="clean" w:grammar="clean"/>
  <w:defaultTabStop w:val="708"/>
  <w:hyphenationZone w:val="425"/>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78C73C6"/>
    <w:rsid w:val="00004A79"/>
    <w:rsid w:val="000201F8"/>
    <w:rsid w:val="00087326"/>
    <w:rsid w:val="000A35F3"/>
    <w:rsid w:val="000D1218"/>
    <w:rsid w:val="000D2430"/>
    <w:rsid w:val="000D376A"/>
    <w:rsid w:val="000E2FA3"/>
    <w:rsid w:val="00144BB8"/>
    <w:rsid w:val="00146604"/>
    <w:rsid w:val="00155F46"/>
    <w:rsid w:val="00156518"/>
    <w:rsid w:val="0018539E"/>
    <w:rsid w:val="00191070"/>
    <w:rsid w:val="001B32F3"/>
    <w:rsid w:val="001B670D"/>
    <w:rsid w:val="001D1C14"/>
    <w:rsid w:val="001E42B4"/>
    <w:rsid w:val="00215458"/>
    <w:rsid w:val="00284F88"/>
    <w:rsid w:val="002D25FE"/>
    <w:rsid w:val="002D44E3"/>
    <w:rsid w:val="002F782A"/>
    <w:rsid w:val="003079CD"/>
    <w:rsid w:val="00333CE0"/>
    <w:rsid w:val="00342082"/>
    <w:rsid w:val="00364824"/>
    <w:rsid w:val="003936F7"/>
    <w:rsid w:val="003C1D7B"/>
    <w:rsid w:val="004130DF"/>
    <w:rsid w:val="00422C42"/>
    <w:rsid w:val="00446B4C"/>
    <w:rsid w:val="004A65E8"/>
    <w:rsid w:val="004C5BBB"/>
    <w:rsid w:val="005458BF"/>
    <w:rsid w:val="005719C8"/>
    <w:rsid w:val="005842AC"/>
    <w:rsid w:val="005A50CE"/>
    <w:rsid w:val="005D427F"/>
    <w:rsid w:val="0062707D"/>
    <w:rsid w:val="00631169"/>
    <w:rsid w:val="00650348"/>
    <w:rsid w:val="006807D6"/>
    <w:rsid w:val="00694252"/>
    <w:rsid w:val="006C3DA5"/>
    <w:rsid w:val="006E006D"/>
    <w:rsid w:val="00705859"/>
    <w:rsid w:val="007148E2"/>
    <w:rsid w:val="00735FB0"/>
    <w:rsid w:val="00772860"/>
    <w:rsid w:val="00792062"/>
    <w:rsid w:val="0079211A"/>
    <w:rsid w:val="0079752B"/>
    <w:rsid w:val="007A27AE"/>
    <w:rsid w:val="007B08A3"/>
    <w:rsid w:val="007B7BAA"/>
    <w:rsid w:val="007E6CE4"/>
    <w:rsid w:val="007F5744"/>
    <w:rsid w:val="0081725C"/>
    <w:rsid w:val="008202A4"/>
    <w:rsid w:val="0083232F"/>
    <w:rsid w:val="00841AF9"/>
    <w:rsid w:val="0089128A"/>
    <w:rsid w:val="0089221D"/>
    <w:rsid w:val="0089236B"/>
    <w:rsid w:val="00895F4E"/>
    <w:rsid w:val="008A1A8B"/>
    <w:rsid w:val="008B4882"/>
    <w:rsid w:val="008E0EAF"/>
    <w:rsid w:val="009035AD"/>
    <w:rsid w:val="009047CD"/>
    <w:rsid w:val="009144E9"/>
    <w:rsid w:val="009334F1"/>
    <w:rsid w:val="00933C71"/>
    <w:rsid w:val="00933FEF"/>
    <w:rsid w:val="009710BE"/>
    <w:rsid w:val="009766AB"/>
    <w:rsid w:val="009B0EC0"/>
    <w:rsid w:val="009B1CAD"/>
    <w:rsid w:val="009D6A0C"/>
    <w:rsid w:val="009E2F84"/>
    <w:rsid w:val="009E3651"/>
    <w:rsid w:val="009E6067"/>
    <w:rsid w:val="00A06C85"/>
    <w:rsid w:val="00A07658"/>
    <w:rsid w:val="00A26731"/>
    <w:rsid w:val="00A54B0C"/>
    <w:rsid w:val="00A70EC6"/>
    <w:rsid w:val="00A82C93"/>
    <w:rsid w:val="00AA298A"/>
    <w:rsid w:val="00B03466"/>
    <w:rsid w:val="00B52323"/>
    <w:rsid w:val="00B55342"/>
    <w:rsid w:val="00B56132"/>
    <w:rsid w:val="00B64B52"/>
    <w:rsid w:val="00B656AC"/>
    <w:rsid w:val="00B679C7"/>
    <w:rsid w:val="00BB26E4"/>
    <w:rsid w:val="00BF2E48"/>
    <w:rsid w:val="00C136D8"/>
    <w:rsid w:val="00C433D8"/>
    <w:rsid w:val="00C877CF"/>
    <w:rsid w:val="00CC7554"/>
    <w:rsid w:val="00CE2F55"/>
    <w:rsid w:val="00CE729E"/>
    <w:rsid w:val="00CE7D0A"/>
    <w:rsid w:val="00D04FEB"/>
    <w:rsid w:val="00D25336"/>
    <w:rsid w:val="00D25802"/>
    <w:rsid w:val="00D472AD"/>
    <w:rsid w:val="00D75707"/>
    <w:rsid w:val="00DB2D6F"/>
    <w:rsid w:val="00DB5DA1"/>
    <w:rsid w:val="00DD7017"/>
    <w:rsid w:val="00DF317D"/>
    <w:rsid w:val="00E05D3E"/>
    <w:rsid w:val="00E12C03"/>
    <w:rsid w:val="00E40E6A"/>
    <w:rsid w:val="00E653EB"/>
    <w:rsid w:val="00E854EE"/>
    <w:rsid w:val="00E90A8C"/>
    <w:rsid w:val="00EB1E48"/>
    <w:rsid w:val="00EC1220"/>
    <w:rsid w:val="00EC5E71"/>
    <w:rsid w:val="00EF0FB6"/>
    <w:rsid w:val="00F95109"/>
    <w:rsid w:val="00FB2468"/>
    <w:rsid w:val="00FB6A08"/>
    <w:rsid w:val="00FD25AF"/>
    <w:rsid w:val="00FD37A1"/>
    <w:rsid w:val="00FF04C3"/>
    <w:rsid w:val="00FF1AB5"/>
    <w:rsid w:val="05052CDB"/>
    <w:rsid w:val="117F33EB"/>
    <w:rsid w:val="1E79205C"/>
    <w:rsid w:val="1EBD7012"/>
    <w:rsid w:val="2421292E"/>
    <w:rsid w:val="278C73C6"/>
    <w:rsid w:val="2D8B6393"/>
    <w:rsid w:val="30810BF0"/>
    <w:rsid w:val="3A5D4951"/>
    <w:rsid w:val="49E04A20"/>
    <w:rsid w:val="5E0C68C9"/>
    <w:rsid w:val="607C2C16"/>
    <w:rsid w:val="63997AFF"/>
    <w:rsid w:val="653D2DC1"/>
    <w:rsid w:val="66011161"/>
    <w:rsid w:val="6BD964E9"/>
    <w:rsid w:val="6C532367"/>
    <w:rsid w:val="6FFB10C8"/>
    <w:rsid w:val="7A564F2B"/>
    <w:rsid w:val="7FF627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B682CB7"/>
  <w15:docId w15:val="{57146F89-C0B4-4B10-BC89-FCE26D057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Default Paragraph Font" w:semiHidden="1" w:qFormat="1"/>
    <w:lsdException w:name="Body Text" w:qFormat="1"/>
    <w:lsdException w:name="Subtitle"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lsdException w:name="List Paragraph" w:qFormat="1"/>
    <w:lsdException w:name="Quote" w:uiPriority="99"/>
    <w:lsdException w:name="Intense Quote" w:uiPriority="99"/>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95109"/>
    <w:pPr>
      <w:spacing w:before="240" w:after="240"/>
    </w:pPr>
    <w:rPr>
      <w:rFonts w:ascii="Arial" w:eastAsiaTheme="minorEastAsia" w:hAnsi="Arial" w:cstheme="minorBidi"/>
      <w:sz w:val="24"/>
      <w:lang w:eastAsia="zh-CN"/>
    </w:rPr>
  </w:style>
  <w:style w:type="paragraph" w:styleId="Ttulo1">
    <w:name w:val="heading 1"/>
    <w:basedOn w:val="Normal"/>
    <w:next w:val="Normal"/>
    <w:link w:val="Ttulo1Car"/>
    <w:qFormat/>
    <w:pPr>
      <w:keepNext/>
      <w:spacing w:after="60"/>
      <w:outlineLvl w:val="0"/>
    </w:pPr>
    <w:rPr>
      <w:rFonts w:eastAsia="Times New Roman"/>
      <w:b/>
      <w:bCs/>
      <w:kern w:val="32"/>
      <w:sz w:val="28"/>
      <w:szCs w:val="32"/>
    </w:rPr>
  </w:style>
  <w:style w:type="paragraph" w:styleId="Ttulo2">
    <w:name w:val="heading 2"/>
    <w:basedOn w:val="Normal"/>
    <w:next w:val="Textoindependiente"/>
    <w:link w:val="Ttulo2Car"/>
    <w:qFormat/>
    <w:pPr>
      <w:keepNext/>
      <w:widowControl w:val="0"/>
      <w:numPr>
        <w:ilvl w:val="1"/>
        <w:numId w:val="1"/>
      </w:numPr>
      <w:suppressAutoHyphens/>
      <w:spacing w:before="115" w:after="115"/>
      <w:outlineLvl w:val="1"/>
    </w:pPr>
    <w:rPr>
      <w:rFonts w:ascii="Nimbus Sans L" w:eastAsia="DejaVu Sans" w:hAnsi="Nimbus Sans L" w:cs="DejaVu Sans"/>
      <w:b/>
      <w:iCs/>
      <w:kern w:val="1"/>
      <w:sz w:val="28"/>
      <w:szCs w:val="28"/>
    </w:rPr>
  </w:style>
  <w:style w:type="paragraph" w:styleId="Ttulo3">
    <w:name w:val="heading 3"/>
    <w:basedOn w:val="Normal"/>
    <w:next w:val="Normal"/>
    <w:link w:val="Ttulo3Car"/>
    <w:unhideWhenUsed/>
    <w:qFormat/>
    <w:rsid w:val="00D25802"/>
    <w:pPr>
      <w:keepNext/>
      <w:keepLines/>
      <w:spacing w:before="40"/>
      <w:outlineLvl w:val="2"/>
    </w:pPr>
    <w:rPr>
      <w:rFonts w:asciiTheme="majorHAnsi" w:eastAsiaTheme="majorEastAsia" w:hAnsiTheme="majorHAnsi" w:cstheme="majorBidi"/>
      <w:color w:val="1F4D78" w:themeColor="accent1" w:themeShade="7F"/>
      <w:szCs w:val="24"/>
    </w:rPr>
  </w:style>
  <w:style w:type="paragraph" w:styleId="Ttulo4">
    <w:name w:val="heading 4"/>
    <w:basedOn w:val="Normal"/>
    <w:next w:val="Normal"/>
    <w:link w:val="Ttulo4Car"/>
    <w:semiHidden/>
    <w:unhideWhenUsed/>
    <w:qFormat/>
    <w:rsid w:val="00144BB8"/>
    <w:pPr>
      <w:keepNext/>
      <w:keepLines/>
      <w:spacing w:before="4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semiHidden/>
    <w:unhideWhenUsed/>
    <w:qFormat/>
    <w:rsid w:val="00B64B52"/>
    <w:pPr>
      <w:keepNext/>
      <w:keepLines/>
      <w:spacing w:before="4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semiHidden/>
    <w:unhideWhenUsed/>
    <w:qFormat/>
    <w:rsid w:val="00B64B52"/>
    <w:pPr>
      <w:keepNext/>
      <w:keepLines/>
      <w:spacing w:before="40"/>
      <w:outlineLvl w:val="5"/>
    </w:pPr>
    <w:rPr>
      <w:rFonts w:asciiTheme="majorHAnsi" w:eastAsiaTheme="majorEastAsia" w:hAnsiTheme="majorHAnsi" w:cstheme="majorBidi"/>
      <w:color w:val="1F4D78"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qFormat/>
    <w:pPr>
      <w:widowControl w:val="0"/>
      <w:suppressAutoHyphens/>
      <w:spacing w:after="120"/>
    </w:pPr>
    <w:rPr>
      <w:rFonts w:eastAsia="DejaVu Sans"/>
      <w:kern w:val="1"/>
      <w:szCs w:val="24"/>
    </w:rPr>
  </w:style>
  <w:style w:type="character" w:styleId="nfasis">
    <w:name w:val="Emphasis"/>
    <w:basedOn w:val="Fuentedeprrafopredeter"/>
    <w:qFormat/>
    <w:rPr>
      <w:i/>
      <w:iCs/>
    </w:rPr>
  </w:style>
  <w:style w:type="character" w:styleId="Textoennegrita">
    <w:name w:val="Strong"/>
    <w:basedOn w:val="Fuentedeprrafopredeter"/>
    <w:uiPriority w:val="22"/>
    <w:qFormat/>
    <w:rPr>
      <w:b/>
      <w:bCs/>
    </w:rPr>
  </w:style>
  <w:style w:type="paragraph" w:styleId="NormalWeb">
    <w:name w:val="Normal (Web)"/>
    <w:basedOn w:val="Normal"/>
    <w:uiPriority w:val="99"/>
    <w:qFormat/>
    <w:rPr>
      <w:szCs w:val="24"/>
    </w:rPr>
  </w:style>
  <w:style w:type="table" w:styleId="Tablaconcuadrcula">
    <w:name w:val="Table Grid"/>
    <w:basedOn w:val="Tabla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Contents">
    <w:name w:val="Table Contents"/>
    <w:basedOn w:val="Normal"/>
    <w:qFormat/>
    <w:pPr>
      <w:widowControl w:val="0"/>
      <w:suppressLineNumbers/>
      <w:suppressAutoHyphens/>
    </w:pPr>
    <w:rPr>
      <w:rFonts w:eastAsia="DejaVu Sans"/>
      <w:kern w:val="1"/>
      <w:szCs w:val="24"/>
    </w:rPr>
  </w:style>
  <w:style w:type="character" w:customStyle="1" w:styleId="Ttulo3Car">
    <w:name w:val="Título 3 Car"/>
    <w:basedOn w:val="Fuentedeprrafopredeter"/>
    <w:link w:val="Ttulo3"/>
    <w:rsid w:val="00D25802"/>
    <w:rPr>
      <w:rFonts w:asciiTheme="majorHAnsi" w:eastAsiaTheme="majorEastAsia" w:hAnsiTheme="majorHAnsi" w:cstheme="majorBidi"/>
      <w:color w:val="1F4D78" w:themeColor="accent1" w:themeShade="7F"/>
      <w:sz w:val="24"/>
      <w:szCs w:val="24"/>
      <w:lang w:eastAsia="zh-CN"/>
    </w:rPr>
  </w:style>
  <w:style w:type="paragraph" w:styleId="Prrafodelista">
    <w:name w:val="List Paragraph"/>
    <w:basedOn w:val="Normal"/>
    <w:qFormat/>
    <w:rsid w:val="00FD37A1"/>
    <w:pPr>
      <w:ind w:left="720"/>
      <w:contextualSpacing/>
    </w:pPr>
  </w:style>
  <w:style w:type="character" w:customStyle="1" w:styleId="Ttulo4Car">
    <w:name w:val="Título 4 Car"/>
    <w:basedOn w:val="Fuentedeprrafopredeter"/>
    <w:link w:val="Ttulo4"/>
    <w:semiHidden/>
    <w:rsid w:val="00144BB8"/>
    <w:rPr>
      <w:rFonts w:asciiTheme="majorHAnsi" w:eastAsiaTheme="majorEastAsia" w:hAnsiTheme="majorHAnsi" w:cstheme="majorBidi"/>
      <w:i/>
      <w:iCs/>
      <w:color w:val="2E74B5" w:themeColor="accent1" w:themeShade="BF"/>
      <w:lang w:eastAsia="zh-CN"/>
    </w:rPr>
  </w:style>
  <w:style w:type="paragraph" w:styleId="Encabezado">
    <w:name w:val="header"/>
    <w:basedOn w:val="Normal"/>
    <w:link w:val="EncabezadoCar"/>
    <w:rsid w:val="00EC5E71"/>
    <w:pPr>
      <w:tabs>
        <w:tab w:val="center" w:pos="4680"/>
        <w:tab w:val="right" w:pos="9360"/>
      </w:tabs>
    </w:pPr>
  </w:style>
  <w:style w:type="character" w:customStyle="1" w:styleId="EncabezadoCar">
    <w:name w:val="Encabezado Car"/>
    <w:basedOn w:val="Fuentedeprrafopredeter"/>
    <w:link w:val="Encabezado"/>
    <w:rsid w:val="00EC5E71"/>
    <w:rPr>
      <w:rFonts w:asciiTheme="minorHAnsi" w:eastAsiaTheme="minorEastAsia" w:hAnsiTheme="minorHAnsi" w:cstheme="minorBidi"/>
      <w:lang w:eastAsia="zh-CN"/>
    </w:rPr>
  </w:style>
  <w:style w:type="paragraph" w:styleId="Piedepgina">
    <w:name w:val="footer"/>
    <w:basedOn w:val="Normal"/>
    <w:link w:val="PiedepginaCar"/>
    <w:uiPriority w:val="99"/>
    <w:rsid w:val="00EC5E71"/>
    <w:pPr>
      <w:tabs>
        <w:tab w:val="center" w:pos="4680"/>
        <w:tab w:val="right" w:pos="9360"/>
      </w:tabs>
    </w:pPr>
  </w:style>
  <w:style w:type="character" w:customStyle="1" w:styleId="PiedepginaCar">
    <w:name w:val="Pie de página Car"/>
    <w:basedOn w:val="Fuentedeprrafopredeter"/>
    <w:link w:val="Piedepgina"/>
    <w:uiPriority w:val="99"/>
    <w:rsid w:val="00EC5E71"/>
    <w:rPr>
      <w:rFonts w:asciiTheme="minorHAnsi" w:eastAsiaTheme="minorEastAsia" w:hAnsiTheme="minorHAnsi" w:cstheme="minorBidi"/>
      <w:lang w:eastAsia="zh-CN"/>
    </w:rPr>
  </w:style>
  <w:style w:type="paragraph" w:styleId="Textodeglobo">
    <w:name w:val="Balloon Text"/>
    <w:basedOn w:val="Normal"/>
    <w:link w:val="TextodegloboCar"/>
    <w:rsid w:val="00156518"/>
    <w:rPr>
      <w:rFonts w:ascii="Segoe UI" w:hAnsi="Segoe UI" w:cs="Segoe UI"/>
      <w:sz w:val="18"/>
      <w:szCs w:val="18"/>
    </w:rPr>
  </w:style>
  <w:style w:type="character" w:customStyle="1" w:styleId="TextodegloboCar">
    <w:name w:val="Texto de globo Car"/>
    <w:basedOn w:val="Fuentedeprrafopredeter"/>
    <w:link w:val="Textodeglobo"/>
    <w:rsid w:val="00156518"/>
    <w:rPr>
      <w:rFonts w:ascii="Segoe UI" w:eastAsiaTheme="minorEastAsia" w:hAnsi="Segoe UI" w:cs="Segoe UI"/>
      <w:sz w:val="18"/>
      <w:szCs w:val="18"/>
      <w:lang w:eastAsia="zh-CN"/>
    </w:rPr>
  </w:style>
  <w:style w:type="paragraph" w:styleId="TtuloTDC">
    <w:name w:val="TOC Heading"/>
    <w:basedOn w:val="Ttulo1"/>
    <w:next w:val="Normal"/>
    <w:uiPriority w:val="39"/>
    <w:unhideWhenUsed/>
    <w:qFormat/>
    <w:rsid w:val="00933FEF"/>
    <w:pPr>
      <w:keepLines/>
      <w:spacing w:after="0" w:line="259" w:lineRule="auto"/>
      <w:outlineLvl w:val="9"/>
    </w:pPr>
    <w:rPr>
      <w:rFonts w:asciiTheme="majorHAnsi" w:eastAsiaTheme="majorEastAsia" w:hAnsiTheme="majorHAnsi" w:cstheme="majorBidi"/>
      <w:b w:val="0"/>
      <w:bCs w:val="0"/>
      <w:color w:val="2E74B5" w:themeColor="accent1" w:themeShade="BF"/>
      <w:kern w:val="0"/>
      <w:sz w:val="32"/>
      <w:lang w:eastAsia="en-US"/>
    </w:rPr>
  </w:style>
  <w:style w:type="paragraph" w:styleId="TDC3">
    <w:name w:val="toc 3"/>
    <w:basedOn w:val="Normal"/>
    <w:next w:val="Normal"/>
    <w:autoRedefine/>
    <w:uiPriority w:val="39"/>
    <w:rsid w:val="00087326"/>
    <w:pPr>
      <w:tabs>
        <w:tab w:val="right" w:leader="dot" w:pos="9061"/>
      </w:tabs>
      <w:spacing w:after="100" w:line="360" w:lineRule="auto"/>
      <w:ind w:left="400"/>
    </w:pPr>
    <w:rPr>
      <w:rFonts w:cs="Arial"/>
      <w:b/>
      <w:bCs/>
      <w:szCs w:val="24"/>
      <w:lang w:val="es-ES"/>
    </w:rPr>
  </w:style>
  <w:style w:type="paragraph" w:styleId="TDC2">
    <w:name w:val="toc 2"/>
    <w:basedOn w:val="Normal"/>
    <w:next w:val="Normal"/>
    <w:autoRedefine/>
    <w:uiPriority w:val="39"/>
    <w:rsid w:val="00E12C03"/>
    <w:pPr>
      <w:tabs>
        <w:tab w:val="right" w:leader="dot" w:pos="9061"/>
      </w:tabs>
      <w:spacing w:after="100"/>
      <w:ind w:left="200"/>
    </w:pPr>
    <w:rPr>
      <w:rFonts w:cs="Arial"/>
      <w:b/>
      <w:noProof/>
      <w:lang w:val="es-ES"/>
    </w:rPr>
  </w:style>
  <w:style w:type="character" w:styleId="Hipervnculo">
    <w:name w:val="Hyperlink"/>
    <w:basedOn w:val="Fuentedeprrafopredeter"/>
    <w:uiPriority w:val="99"/>
    <w:unhideWhenUsed/>
    <w:rsid w:val="00933FEF"/>
    <w:rPr>
      <w:color w:val="0563C1" w:themeColor="hyperlink"/>
      <w:u w:val="single"/>
    </w:rPr>
  </w:style>
  <w:style w:type="paragraph" w:styleId="TDC1">
    <w:name w:val="toc 1"/>
    <w:basedOn w:val="Normal"/>
    <w:next w:val="Normal"/>
    <w:autoRedefine/>
    <w:uiPriority w:val="39"/>
    <w:unhideWhenUsed/>
    <w:rsid w:val="00D75707"/>
    <w:pPr>
      <w:tabs>
        <w:tab w:val="right" w:leader="dot" w:pos="9061"/>
      </w:tabs>
      <w:spacing w:after="100" w:line="259" w:lineRule="auto"/>
    </w:pPr>
    <w:rPr>
      <w:rFonts w:eastAsia="Calibri" w:cs="Times New Roman"/>
      <w:b/>
      <w:noProof/>
      <w:sz w:val="22"/>
      <w:szCs w:val="22"/>
      <w:lang w:val="es-ES" w:eastAsia="en-US"/>
    </w:rPr>
  </w:style>
  <w:style w:type="character" w:styleId="Hipervnculovisitado">
    <w:name w:val="FollowedHyperlink"/>
    <w:basedOn w:val="Fuentedeprrafopredeter"/>
    <w:rsid w:val="00087326"/>
    <w:rPr>
      <w:color w:val="954F72" w:themeColor="followedHyperlink"/>
      <w:u w:val="single"/>
    </w:rPr>
  </w:style>
  <w:style w:type="character" w:customStyle="1" w:styleId="TextoindependienteCar">
    <w:name w:val="Texto independiente Car"/>
    <w:basedOn w:val="Fuentedeprrafopredeter"/>
    <w:link w:val="Textoindependiente"/>
    <w:rsid w:val="003079CD"/>
    <w:rPr>
      <w:rFonts w:ascii="Arial" w:eastAsia="DejaVu Sans" w:hAnsi="Arial" w:cstheme="minorBidi"/>
      <w:kern w:val="1"/>
      <w:szCs w:val="24"/>
      <w:lang w:eastAsia="zh-CN"/>
    </w:rPr>
  </w:style>
  <w:style w:type="character" w:customStyle="1" w:styleId="Ttulo2Car">
    <w:name w:val="Título 2 Car"/>
    <w:basedOn w:val="Fuentedeprrafopredeter"/>
    <w:link w:val="Ttulo2"/>
    <w:rsid w:val="00342082"/>
    <w:rPr>
      <w:rFonts w:ascii="Nimbus Sans L" w:eastAsia="DejaVu Sans" w:hAnsi="Nimbus Sans L" w:cs="DejaVu Sans"/>
      <w:b/>
      <w:iCs/>
      <w:kern w:val="1"/>
      <w:sz w:val="28"/>
      <w:szCs w:val="28"/>
      <w:lang w:eastAsia="zh-CN"/>
    </w:rPr>
  </w:style>
  <w:style w:type="character" w:customStyle="1" w:styleId="Ttulo5Car">
    <w:name w:val="Título 5 Car"/>
    <w:basedOn w:val="Fuentedeprrafopredeter"/>
    <w:link w:val="Ttulo5"/>
    <w:semiHidden/>
    <w:rsid w:val="00B64B52"/>
    <w:rPr>
      <w:rFonts w:asciiTheme="majorHAnsi" w:eastAsiaTheme="majorEastAsia" w:hAnsiTheme="majorHAnsi" w:cstheme="majorBidi"/>
      <w:color w:val="2E74B5" w:themeColor="accent1" w:themeShade="BF"/>
      <w:lang w:eastAsia="zh-CN"/>
    </w:rPr>
  </w:style>
  <w:style w:type="character" w:customStyle="1" w:styleId="Ttulo6Car">
    <w:name w:val="Título 6 Car"/>
    <w:basedOn w:val="Fuentedeprrafopredeter"/>
    <w:link w:val="Ttulo6"/>
    <w:semiHidden/>
    <w:rsid w:val="00B64B52"/>
    <w:rPr>
      <w:rFonts w:asciiTheme="majorHAnsi" w:eastAsiaTheme="majorEastAsia" w:hAnsiTheme="majorHAnsi" w:cstheme="majorBidi"/>
      <w:color w:val="1F4D78" w:themeColor="accent1" w:themeShade="7F"/>
      <w:lang w:eastAsia="zh-CN"/>
    </w:rPr>
  </w:style>
  <w:style w:type="character" w:customStyle="1" w:styleId="citation-16">
    <w:name w:val="citation-16"/>
    <w:basedOn w:val="Fuentedeprrafopredeter"/>
    <w:rsid w:val="00DF317D"/>
  </w:style>
  <w:style w:type="character" w:customStyle="1" w:styleId="Ttulo1Car">
    <w:name w:val="Título 1 Car"/>
    <w:basedOn w:val="Fuentedeprrafopredeter"/>
    <w:link w:val="Ttulo1"/>
    <w:rsid w:val="002D44E3"/>
    <w:rPr>
      <w:rFonts w:ascii="Arial" w:eastAsia="Times New Roman" w:hAnsi="Arial" w:cstheme="minorBidi"/>
      <w:b/>
      <w:bCs/>
      <w:kern w:val="32"/>
      <w:sz w:val="28"/>
      <w:szCs w:val="32"/>
      <w:lang w:eastAsia="zh-CN"/>
    </w:rPr>
  </w:style>
  <w:style w:type="paragraph" w:styleId="Subttulo">
    <w:name w:val="Subtitle"/>
    <w:basedOn w:val="Normal"/>
    <w:next w:val="Normal"/>
    <w:link w:val="SubttuloCar"/>
    <w:qFormat/>
    <w:rsid w:val="002D44E3"/>
    <w:pPr>
      <w:numPr>
        <w:ilvl w:val="1"/>
      </w:numPr>
      <w:spacing w:after="160"/>
    </w:pPr>
    <w:rPr>
      <w:spacing w:val="15"/>
      <w:sz w:val="28"/>
      <w:szCs w:val="22"/>
    </w:rPr>
  </w:style>
  <w:style w:type="character" w:customStyle="1" w:styleId="SubttuloCar">
    <w:name w:val="Subtítulo Car"/>
    <w:basedOn w:val="Fuentedeprrafopredeter"/>
    <w:link w:val="Subttulo"/>
    <w:rsid w:val="002D44E3"/>
    <w:rPr>
      <w:rFonts w:ascii="Arial" w:eastAsiaTheme="minorEastAsia" w:hAnsi="Arial" w:cstheme="minorBidi"/>
      <w:spacing w:val="15"/>
      <w:sz w:val="28"/>
      <w:szCs w:val="22"/>
      <w:lang w:eastAsia="zh-CN"/>
    </w:rPr>
  </w:style>
  <w:style w:type="paragraph" w:styleId="Ttulo">
    <w:name w:val="Title"/>
    <w:basedOn w:val="Normal"/>
    <w:next w:val="Normal"/>
    <w:link w:val="TtuloCar"/>
    <w:qFormat/>
    <w:rsid w:val="00A54B0C"/>
    <w:pPr>
      <w:spacing w:before="0" w:after="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rsid w:val="00A54B0C"/>
    <w:rPr>
      <w:rFonts w:asciiTheme="majorHAnsi" w:eastAsiaTheme="majorEastAsia" w:hAnsiTheme="majorHAnsi" w:cstheme="majorBidi"/>
      <w:spacing w:val="-10"/>
      <w:kern w:val="28"/>
      <w:sz w:val="56"/>
      <w:szCs w:val="5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410853">
      <w:bodyDiv w:val="1"/>
      <w:marLeft w:val="0"/>
      <w:marRight w:val="0"/>
      <w:marTop w:val="0"/>
      <w:marBottom w:val="0"/>
      <w:divBdr>
        <w:top w:val="none" w:sz="0" w:space="0" w:color="auto"/>
        <w:left w:val="none" w:sz="0" w:space="0" w:color="auto"/>
        <w:bottom w:val="none" w:sz="0" w:space="0" w:color="auto"/>
        <w:right w:val="none" w:sz="0" w:space="0" w:color="auto"/>
      </w:divBdr>
    </w:div>
    <w:div w:id="186481280">
      <w:bodyDiv w:val="1"/>
      <w:marLeft w:val="0"/>
      <w:marRight w:val="0"/>
      <w:marTop w:val="0"/>
      <w:marBottom w:val="0"/>
      <w:divBdr>
        <w:top w:val="none" w:sz="0" w:space="0" w:color="auto"/>
        <w:left w:val="none" w:sz="0" w:space="0" w:color="auto"/>
        <w:bottom w:val="none" w:sz="0" w:space="0" w:color="auto"/>
        <w:right w:val="none" w:sz="0" w:space="0" w:color="auto"/>
      </w:divBdr>
    </w:div>
    <w:div w:id="195387839">
      <w:bodyDiv w:val="1"/>
      <w:marLeft w:val="0"/>
      <w:marRight w:val="0"/>
      <w:marTop w:val="0"/>
      <w:marBottom w:val="0"/>
      <w:divBdr>
        <w:top w:val="none" w:sz="0" w:space="0" w:color="auto"/>
        <w:left w:val="none" w:sz="0" w:space="0" w:color="auto"/>
        <w:bottom w:val="none" w:sz="0" w:space="0" w:color="auto"/>
        <w:right w:val="none" w:sz="0" w:space="0" w:color="auto"/>
      </w:divBdr>
    </w:div>
    <w:div w:id="202252254">
      <w:bodyDiv w:val="1"/>
      <w:marLeft w:val="0"/>
      <w:marRight w:val="0"/>
      <w:marTop w:val="0"/>
      <w:marBottom w:val="0"/>
      <w:divBdr>
        <w:top w:val="none" w:sz="0" w:space="0" w:color="auto"/>
        <w:left w:val="none" w:sz="0" w:space="0" w:color="auto"/>
        <w:bottom w:val="none" w:sz="0" w:space="0" w:color="auto"/>
        <w:right w:val="none" w:sz="0" w:space="0" w:color="auto"/>
      </w:divBdr>
    </w:div>
    <w:div w:id="209537295">
      <w:bodyDiv w:val="1"/>
      <w:marLeft w:val="0"/>
      <w:marRight w:val="0"/>
      <w:marTop w:val="0"/>
      <w:marBottom w:val="0"/>
      <w:divBdr>
        <w:top w:val="none" w:sz="0" w:space="0" w:color="auto"/>
        <w:left w:val="none" w:sz="0" w:space="0" w:color="auto"/>
        <w:bottom w:val="none" w:sz="0" w:space="0" w:color="auto"/>
        <w:right w:val="none" w:sz="0" w:space="0" w:color="auto"/>
      </w:divBdr>
    </w:div>
    <w:div w:id="209541512">
      <w:bodyDiv w:val="1"/>
      <w:marLeft w:val="0"/>
      <w:marRight w:val="0"/>
      <w:marTop w:val="0"/>
      <w:marBottom w:val="0"/>
      <w:divBdr>
        <w:top w:val="none" w:sz="0" w:space="0" w:color="auto"/>
        <w:left w:val="none" w:sz="0" w:space="0" w:color="auto"/>
        <w:bottom w:val="none" w:sz="0" w:space="0" w:color="auto"/>
        <w:right w:val="none" w:sz="0" w:space="0" w:color="auto"/>
      </w:divBdr>
    </w:div>
    <w:div w:id="216668690">
      <w:bodyDiv w:val="1"/>
      <w:marLeft w:val="0"/>
      <w:marRight w:val="0"/>
      <w:marTop w:val="0"/>
      <w:marBottom w:val="0"/>
      <w:divBdr>
        <w:top w:val="none" w:sz="0" w:space="0" w:color="auto"/>
        <w:left w:val="none" w:sz="0" w:space="0" w:color="auto"/>
        <w:bottom w:val="none" w:sz="0" w:space="0" w:color="auto"/>
        <w:right w:val="none" w:sz="0" w:space="0" w:color="auto"/>
      </w:divBdr>
    </w:div>
    <w:div w:id="297220580">
      <w:bodyDiv w:val="1"/>
      <w:marLeft w:val="0"/>
      <w:marRight w:val="0"/>
      <w:marTop w:val="0"/>
      <w:marBottom w:val="0"/>
      <w:divBdr>
        <w:top w:val="none" w:sz="0" w:space="0" w:color="auto"/>
        <w:left w:val="none" w:sz="0" w:space="0" w:color="auto"/>
        <w:bottom w:val="none" w:sz="0" w:space="0" w:color="auto"/>
        <w:right w:val="none" w:sz="0" w:space="0" w:color="auto"/>
      </w:divBdr>
    </w:div>
    <w:div w:id="506286366">
      <w:bodyDiv w:val="1"/>
      <w:marLeft w:val="0"/>
      <w:marRight w:val="0"/>
      <w:marTop w:val="0"/>
      <w:marBottom w:val="0"/>
      <w:divBdr>
        <w:top w:val="none" w:sz="0" w:space="0" w:color="auto"/>
        <w:left w:val="none" w:sz="0" w:space="0" w:color="auto"/>
        <w:bottom w:val="none" w:sz="0" w:space="0" w:color="auto"/>
        <w:right w:val="none" w:sz="0" w:space="0" w:color="auto"/>
      </w:divBdr>
    </w:div>
    <w:div w:id="514152040">
      <w:bodyDiv w:val="1"/>
      <w:marLeft w:val="0"/>
      <w:marRight w:val="0"/>
      <w:marTop w:val="0"/>
      <w:marBottom w:val="0"/>
      <w:divBdr>
        <w:top w:val="none" w:sz="0" w:space="0" w:color="auto"/>
        <w:left w:val="none" w:sz="0" w:space="0" w:color="auto"/>
        <w:bottom w:val="none" w:sz="0" w:space="0" w:color="auto"/>
        <w:right w:val="none" w:sz="0" w:space="0" w:color="auto"/>
      </w:divBdr>
    </w:div>
    <w:div w:id="523440764">
      <w:bodyDiv w:val="1"/>
      <w:marLeft w:val="0"/>
      <w:marRight w:val="0"/>
      <w:marTop w:val="0"/>
      <w:marBottom w:val="0"/>
      <w:divBdr>
        <w:top w:val="none" w:sz="0" w:space="0" w:color="auto"/>
        <w:left w:val="none" w:sz="0" w:space="0" w:color="auto"/>
        <w:bottom w:val="none" w:sz="0" w:space="0" w:color="auto"/>
        <w:right w:val="none" w:sz="0" w:space="0" w:color="auto"/>
      </w:divBdr>
    </w:div>
    <w:div w:id="585117266">
      <w:bodyDiv w:val="1"/>
      <w:marLeft w:val="0"/>
      <w:marRight w:val="0"/>
      <w:marTop w:val="0"/>
      <w:marBottom w:val="0"/>
      <w:divBdr>
        <w:top w:val="none" w:sz="0" w:space="0" w:color="auto"/>
        <w:left w:val="none" w:sz="0" w:space="0" w:color="auto"/>
        <w:bottom w:val="none" w:sz="0" w:space="0" w:color="auto"/>
        <w:right w:val="none" w:sz="0" w:space="0" w:color="auto"/>
      </w:divBdr>
    </w:div>
    <w:div w:id="609092295">
      <w:bodyDiv w:val="1"/>
      <w:marLeft w:val="0"/>
      <w:marRight w:val="0"/>
      <w:marTop w:val="0"/>
      <w:marBottom w:val="0"/>
      <w:divBdr>
        <w:top w:val="none" w:sz="0" w:space="0" w:color="auto"/>
        <w:left w:val="none" w:sz="0" w:space="0" w:color="auto"/>
        <w:bottom w:val="none" w:sz="0" w:space="0" w:color="auto"/>
        <w:right w:val="none" w:sz="0" w:space="0" w:color="auto"/>
      </w:divBdr>
    </w:div>
    <w:div w:id="753664669">
      <w:bodyDiv w:val="1"/>
      <w:marLeft w:val="0"/>
      <w:marRight w:val="0"/>
      <w:marTop w:val="0"/>
      <w:marBottom w:val="0"/>
      <w:divBdr>
        <w:top w:val="none" w:sz="0" w:space="0" w:color="auto"/>
        <w:left w:val="none" w:sz="0" w:space="0" w:color="auto"/>
        <w:bottom w:val="none" w:sz="0" w:space="0" w:color="auto"/>
        <w:right w:val="none" w:sz="0" w:space="0" w:color="auto"/>
      </w:divBdr>
    </w:div>
    <w:div w:id="801533355">
      <w:bodyDiv w:val="1"/>
      <w:marLeft w:val="0"/>
      <w:marRight w:val="0"/>
      <w:marTop w:val="0"/>
      <w:marBottom w:val="0"/>
      <w:divBdr>
        <w:top w:val="none" w:sz="0" w:space="0" w:color="auto"/>
        <w:left w:val="none" w:sz="0" w:space="0" w:color="auto"/>
        <w:bottom w:val="none" w:sz="0" w:space="0" w:color="auto"/>
        <w:right w:val="none" w:sz="0" w:space="0" w:color="auto"/>
      </w:divBdr>
      <w:divsChild>
        <w:div w:id="333260603">
          <w:marLeft w:val="0"/>
          <w:marRight w:val="0"/>
          <w:marTop w:val="0"/>
          <w:marBottom w:val="0"/>
          <w:divBdr>
            <w:top w:val="none" w:sz="0" w:space="0" w:color="auto"/>
            <w:left w:val="none" w:sz="0" w:space="0" w:color="auto"/>
            <w:bottom w:val="none" w:sz="0" w:space="0" w:color="auto"/>
            <w:right w:val="none" w:sz="0" w:space="0" w:color="auto"/>
          </w:divBdr>
          <w:divsChild>
            <w:div w:id="1728337476">
              <w:marLeft w:val="0"/>
              <w:marRight w:val="0"/>
              <w:marTop w:val="0"/>
              <w:marBottom w:val="0"/>
              <w:divBdr>
                <w:top w:val="none" w:sz="0" w:space="0" w:color="auto"/>
                <w:left w:val="none" w:sz="0" w:space="0" w:color="auto"/>
                <w:bottom w:val="none" w:sz="0" w:space="0" w:color="auto"/>
                <w:right w:val="none" w:sz="0" w:space="0" w:color="auto"/>
              </w:divBdr>
              <w:divsChild>
                <w:div w:id="1262299395">
                  <w:marLeft w:val="0"/>
                  <w:marRight w:val="0"/>
                  <w:marTop w:val="0"/>
                  <w:marBottom w:val="0"/>
                  <w:divBdr>
                    <w:top w:val="none" w:sz="0" w:space="0" w:color="auto"/>
                    <w:left w:val="none" w:sz="0" w:space="0" w:color="auto"/>
                    <w:bottom w:val="none" w:sz="0" w:space="0" w:color="auto"/>
                    <w:right w:val="none" w:sz="0" w:space="0" w:color="auto"/>
                  </w:divBdr>
                  <w:divsChild>
                    <w:div w:id="1361275843">
                      <w:marLeft w:val="0"/>
                      <w:marRight w:val="0"/>
                      <w:marTop w:val="0"/>
                      <w:marBottom w:val="0"/>
                      <w:divBdr>
                        <w:top w:val="none" w:sz="0" w:space="0" w:color="auto"/>
                        <w:left w:val="none" w:sz="0" w:space="0" w:color="auto"/>
                        <w:bottom w:val="none" w:sz="0" w:space="0" w:color="auto"/>
                        <w:right w:val="none" w:sz="0" w:space="0" w:color="auto"/>
                      </w:divBdr>
                      <w:divsChild>
                        <w:div w:id="1313175569">
                          <w:marLeft w:val="0"/>
                          <w:marRight w:val="0"/>
                          <w:marTop w:val="0"/>
                          <w:marBottom w:val="0"/>
                          <w:divBdr>
                            <w:top w:val="none" w:sz="0" w:space="0" w:color="auto"/>
                            <w:left w:val="none" w:sz="0" w:space="0" w:color="auto"/>
                            <w:bottom w:val="none" w:sz="0" w:space="0" w:color="auto"/>
                            <w:right w:val="none" w:sz="0" w:space="0" w:color="auto"/>
                          </w:divBdr>
                          <w:divsChild>
                            <w:div w:id="56541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2254668">
          <w:marLeft w:val="0"/>
          <w:marRight w:val="0"/>
          <w:marTop w:val="0"/>
          <w:marBottom w:val="0"/>
          <w:divBdr>
            <w:top w:val="none" w:sz="0" w:space="0" w:color="auto"/>
            <w:left w:val="none" w:sz="0" w:space="0" w:color="auto"/>
            <w:bottom w:val="none" w:sz="0" w:space="0" w:color="auto"/>
            <w:right w:val="none" w:sz="0" w:space="0" w:color="auto"/>
          </w:divBdr>
          <w:divsChild>
            <w:div w:id="1573076158">
              <w:marLeft w:val="0"/>
              <w:marRight w:val="0"/>
              <w:marTop w:val="0"/>
              <w:marBottom w:val="0"/>
              <w:divBdr>
                <w:top w:val="none" w:sz="0" w:space="0" w:color="auto"/>
                <w:left w:val="none" w:sz="0" w:space="0" w:color="auto"/>
                <w:bottom w:val="none" w:sz="0" w:space="0" w:color="auto"/>
                <w:right w:val="none" w:sz="0" w:space="0" w:color="auto"/>
              </w:divBdr>
              <w:divsChild>
                <w:div w:id="709309069">
                  <w:marLeft w:val="0"/>
                  <w:marRight w:val="0"/>
                  <w:marTop w:val="0"/>
                  <w:marBottom w:val="0"/>
                  <w:divBdr>
                    <w:top w:val="none" w:sz="0" w:space="0" w:color="auto"/>
                    <w:left w:val="none" w:sz="0" w:space="0" w:color="auto"/>
                    <w:bottom w:val="none" w:sz="0" w:space="0" w:color="auto"/>
                    <w:right w:val="none" w:sz="0" w:space="0" w:color="auto"/>
                  </w:divBdr>
                  <w:divsChild>
                    <w:div w:id="1825970506">
                      <w:marLeft w:val="0"/>
                      <w:marRight w:val="0"/>
                      <w:marTop w:val="0"/>
                      <w:marBottom w:val="0"/>
                      <w:divBdr>
                        <w:top w:val="none" w:sz="0" w:space="0" w:color="auto"/>
                        <w:left w:val="none" w:sz="0" w:space="0" w:color="auto"/>
                        <w:bottom w:val="none" w:sz="0" w:space="0" w:color="auto"/>
                        <w:right w:val="none" w:sz="0" w:space="0" w:color="auto"/>
                      </w:divBdr>
                      <w:divsChild>
                        <w:div w:id="1927570068">
                          <w:marLeft w:val="0"/>
                          <w:marRight w:val="0"/>
                          <w:marTop w:val="0"/>
                          <w:marBottom w:val="0"/>
                          <w:divBdr>
                            <w:top w:val="none" w:sz="0" w:space="0" w:color="auto"/>
                            <w:left w:val="none" w:sz="0" w:space="0" w:color="auto"/>
                            <w:bottom w:val="none" w:sz="0" w:space="0" w:color="auto"/>
                            <w:right w:val="none" w:sz="0" w:space="0" w:color="auto"/>
                          </w:divBdr>
                          <w:divsChild>
                            <w:div w:id="223805590">
                              <w:marLeft w:val="0"/>
                              <w:marRight w:val="0"/>
                              <w:marTop w:val="0"/>
                              <w:marBottom w:val="0"/>
                              <w:divBdr>
                                <w:top w:val="none" w:sz="0" w:space="0" w:color="auto"/>
                                <w:left w:val="none" w:sz="0" w:space="0" w:color="auto"/>
                                <w:bottom w:val="none" w:sz="0" w:space="0" w:color="auto"/>
                                <w:right w:val="none" w:sz="0" w:space="0" w:color="auto"/>
                              </w:divBdr>
                              <w:divsChild>
                                <w:div w:id="3670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9330314">
          <w:marLeft w:val="0"/>
          <w:marRight w:val="0"/>
          <w:marTop w:val="0"/>
          <w:marBottom w:val="0"/>
          <w:divBdr>
            <w:top w:val="none" w:sz="0" w:space="0" w:color="auto"/>
            <w:left w:val="none" w:sz="0" w:space="0" w:color="auto"/>
            <w:bottom w:val="none" w:sz="0" w:space="0" w:color="auto"/>
            <w:right w:val="none" w:sz="0" w:space="0" w:color="auto"/>
          </w:divBdr>
          <w:divsChild>
            <w:div w:id="1862089160">
              <w:marLeft w:val="0"/>
              <w:marRight w:val="0"/>
              <w:marTop w:val="0"/>
              <w:marBottom w:val="0"/>
              <w:divBdr>
                <w:top w:val="none" w:sz="0" w:space="0" w:color="auto"/>
                <w:left w:val="none" w:sz="0" w:space="0" w:color="auto"/>
                <w:bottom w:val="none" w:sz="0" w:space="0" w:color="auto"/>
                <w:right w:val="none" w:sz="0" w:space="0" w:color="auto"/>
              </w:divBdr>
              <w:divsChild>
                <w:div w:id="1364674685">
                  <w:marLeft w:val="0"/>
                  <w:marRight w:val="0"/>
                  <w:marTop w:val="0"/>
                  <w:marBottom w:val="0"/>
                  <w:divBdr>
                    <w:top w:val="none" w:sz="0" w:space="0" w:color="auto"/>
                    <w:left w:val="none" w:sz="0" w:space="0" w:color="auto"/>
                    <w:bottom w:val="none" w:sz="0" w:space="0" w:color="auto"/>
                    <w:right w:val="none" w:sz="0" w:space="0" w:color="auto"/>
                  </w:divBdr>
                  <w:divsChild>
                    <w:div w:id="2116753095">
                      <w:marLeft w:val="0"/>
                      <w:marRight w:val="0"/>
                      <w:marTop w:val="0"/>
                      <w:marBottom w:val="0"/>
                      <w:divBdr>
                        <w:top w:val="none" w:sz="0" w:space="0" w:color="auto"/>
                        <w:left w:val="none" w:sz="0" w:space="0" w:color="auto"/>
                        <w:bottom w:val="none" w:sz="0" w:space="0" w:color="auto"/>
                        <w:right w:val="none" w:sz="0" w:space="0" w:color="auto"/>
                      </w:divBdr>
                      <w:divsChild>
                        <w:div w:id="444076620">
                          <w:marLeft w:val="0"/>
                          <w:marRight w:val="0"/>
                          <w:marTop w:val="0"/>
                          <w:marBottom w:val="0"/>
                          <w:divBdr>
                            <w:top w:val="none" w:sz="0" w:space="0" w:color="auto"/>
                            <w:left w:val="none" w:sz="0" w:space="0" w:color="auto"/>
                            <w:bottom w:val="none" w:sz="0" w:space="0" w:color="auto"/>
                            <w:right w:val="none" w:sz="0" w:space="0" w:color="auto"/>
                          </w:divBdr>
                          <w:divsChild>
                            <w:div w:id="135930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6191144">
      <w:bodyDiv w:val="1"/>
      <w:marLeft w:val="0"/>
      <w:marRight w:val="0"/>
      <w:marTop w:val="0"/>
      <w:marBottom w:val="0"/>
      <w:divBdr>
        <w:top w:val="none" w:sz="0" w:space="0" w:color="auto"/>
        <w:left w:val="none" w:sz="0" w:space="0" w:color="auto"/>
        <w:bottom w:val="none" w:sz="0" w:space="0" w:color="auto"/>
        <w:right w:val="none" w:sz="0" w:space="0" w:color="auto"/>
      </w:divBdr>
    </w:div>
    <w:div w:id="894196811">
      <w:bodyDiv w:val="1"/>
      <w:marLeft w:val="0"/>
      <w:marRight w:val="0"/>
      <w:marTop w:val="0"/>
      <w:marBottom w:val="0"/>
      <w:divBdr>
        <w:top w:val="none" w:sz="0" w:space="0" w:color="auto"/>
        <w:left w:val="none" w:sz="0" w:space="0" w:color="auto"/>
        <w:bottom w:val="none" w:sz="0" w:space="0" w:color="auto"/>
        <w:right w:val="none" w:sz="0" w:space="0" w:color="auto"/>
      </w:divBdr>
    </w:div>
    <w:div w:id="894857423">
      <w:bodyDiv w:val="1"/>
      <w:marLeft w:val="0"/>
      <w:marRight w:val="0"/>
      <w:marTop w:val="0"/>
      <w:marBottom w:val="0"/>
      <w:divBdr>
        <w:top w:val="none" w:sz="0" w:space="0" w:color="auto"/>
        <w:left w:val="none" w:sz="0" w:space="0" w:color="auto"/>
        <w:bottom w:val="none" w:sz="0" w:space="0" w:color="auto"/>
        <w:right w:val="none" w:sz="0" w:space="0" w:color="auto"/>
      </w:divBdr>
      <w:divsChild>
        <w:div w:id="1507600689">
          <w:marLeft w:val="0"/>
          <w:marRight w:val="0"/>
          <w:marTop w:val="0"/>
          <w:marBottom w:val="0"/>
          <w:divBdr>
            <w:top w:val="none" w:sz="0" w:space="0" w:color="auto"/>
            <w:left w:val="none" w:sz="0" w:space="0" w:color="auto"/>
            <w:bottom w:val="none" w:sz="0" w:space="0" w:color="auto"/>
            <w:right w:val="none" w:sz="0" w:space="0" w:color="auto"/>
          </w:divBdr>
          <w:divsChild>
            <w:div w:id="1625648768">
              <w:marLeft w:val="0"/>
              <w:marRight w:val="0"/>
              <w:marTop w:val="0"/>
              <w:marBottom w:val="0"/>
              <w:divBdr>
                <w:top w:val="none" w:sz="0" w:space="0" w:color="auto"/>
                <w:left w:val="none" w:sz="0" w:space="0" w:color="auto"/>
                <w:bottom w:val="none" w:sz="0" w:space="0" w:color="auto"/>
                <w:right w:val="none" w:sz="0" w:space="0" w:color="auto"/>
              </w:divBdr>
            </w:div>
          </w:divsChild>
        </w:div>
        <w:div w:id="1306856523">
          <w:marLeft w:val="0"/>
          <w:marRight w:val="0"/>
          <w:marTop w:val="0"/>
          <w:marBottom w:val="0"/>
          <w:divBdr>
            <w:top w:val="none" w:sz="0" w:space="0" w:color="auto"/>
            <w:left w:val="none" w:sz="0" w:space="0" w:color="auto"/>
            <w:bottom w:val="none" w:sz="0" w:space="0" w:color="auto"/>
            <w:right w:val="none" w:sz="0" w:space="0" w:color="auto"/>
          </w:divBdr>
          <w:divsChild>
            <w:div w:id="171923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800442">
      <w:bodyDiv w:val="1"/>
      <w:marLeft w:val="0"/>
      <w:marRight w:val="0"/>
      <w:marTop w:val="0"/>
      <w:marBottom w:val="0"/>
      <w:divBdr>
        <w:top w:val="none" w:sz="0" w:space="0" w:color="auto"/>
        <w:left w:val="none" w:sz="0" w:space="0" w:color="auto"/>
        <w:bottom w:val="none" w:sz="0" w:space="0" w:color="auto"/>
        <w:right w:val="none" w:sz="0" w:space="0" w:color="auto"/>
      </w:divBdr>
    </w:div>
    <w:div w:id="993527339">
      <w:bodyDiv w:val="1"/>
      <w:marLeft w:val="0"/>
      <w:marRight w:val="0"/>
      <w:marTop w:val="0"/>
      <w:marBottom w:val="0"/>
      <w:divBdr>
        <w:top w:val="none" w:sz="0" w:space="0" w:color="auto"/>
        <w:left w:val="none" w:sz="0" w:space="0" w:color="auto"/>
        <w:bottom w:val="none" w:sz="0" w:space="0" w:color="auto"/>
        <w:right w:val="none" w:sz="0" w:space="0" w:color="auto"/>
      </w:divBdr>
    </w:div>
    <w:div w:id="1033731750">
      <w:bodyDiv w:val="1"/>
      <w:marLeft w:val="0"/>
      <w:marRight w:val="0"/>
      <w:marTop w:val="0"/>
      <w:marBottom w:val="0"/>
      <w:divBdr>
        <w:top w:val="none" w:sz="0" w:space="0" w:color="auto"/>
        <w:left w:val="none" w:sz="0" w:space="0" w:color="auto"/>
        <w:bottom w:val="none" w:sz="0" w:space="0" w:color="auto"/>
        <w:right w:val="none" w:sz="0" w:space="0" w:color="auto"/>
      </w:divBdr>
      <w:divsChild>
        <w:div w:id="984699879">
          <w:marLeft w:val="0"/>
          <w:marRight w:val="0"/>
          <w:marTop w:val="0"/>
          <w:marBottom w:val="0"/>
          <w:divBdr>
            <w:top w:val="none" w:sz="0" w:space="0" w:color="auto"/>
            <w:left w:val="none" w:sz="0" w:space="0" w:color="auto"/>
            <w:bottom w:val="none" w:sz="0" w:space="0" w:color="auto"/>
            <w:right w:val="none" w:sz="0" w:space="0" w:color="auto"/>
          </w:divBdr>
          <w:divsChild>
            <w:div w:id="602423826">
              <w:marLeft w:val="0"/>
              <w:marRight w:val="0"/>
              <w:marTop w:val="0"/>
              <w:marBottom w:val="0"/>
              <w:divBdr>
                <w:top w:val="none" w:sz="0" w:space="0" w:color="auto"/>
                <w:left w:val="none" w:sz="0" w:space="0" w:color="auto"/>
                <w:bottom w:val="none" w:sz="0" w:space="0" w:color="auto"/>
                <w:right w:val="none" w:sz="0" w:space="0" w:color="auto"/>
              </w:divBdr>
            </w:div>
          </w:divsChild>
        </w:div>
        <w:div w:id="1155336521">
          <w:marLeft w:val="0"/>
          <w:marRight w:val="0"/>
          <w:marTop w:val="0"/>
          <w:marBottom w:val="0"/>
          <w:divBdr>
            <w:top w:val="none" w:sz="0" w:space="0" w:color="auto"/>
            <w:left w:val="none" w:sz="0" w:space="0" w:color="auto"/>
            <w:bottom w:val="none" w:sz="0" w:space="0" w:color="auto"/>
            <w:right w:val="none" w:sz="0" w:space="0" w:color="auto"/>
          </w:divBdr>
          <w:divsChild>
            <w:div w:id="79194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248790">
      <w:bodyDiv w:val="1"/>
      <w:marLeft w:val="0"/>
      <w:marRight w:val="0"/>
      <w:marTop w:val="0"/>
      <w:marBottom w:val="0"/>
      <w:divBdr>
        <w:top w:val="none" w:sz="0" w:space="0" w:color="auto"/>
        <w:left w:val="none" w:sz="0" w:space="0" w:color="auto"/>
        <w:bottom w:val="none" w:sz="0" w:space="0" w:color="auto"/>
        <w:right w:val="none" w:sz="0" w:space="0" w:color="auto"/>
      </w:divBdr>
      <w:divsChild>
        <w:div w:id="1062678913">
          <w:marLeft w:val="0"/>
          <w:marRight w:val="0"/>
          <w:marTop w:val="0"/>
          <w:marBottom w:val="0"/>
          <w:divBdr>
            <w:top w:val="none" w:sz="0" w:space="0" w:color="auto"/>
            <w:left w:val="none" w:sz="0" w:space="0" w:color="auto"/>
            <w:bottom w:val="none" w:sz="0" w:space="0" w:color="auto"/>
            <w:right w:val="none" w:sz="0" w:space="0" w:color="auto"/>
          </w:divBdr>
          <w:divsChild>
            <w:div w:id="164457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774981">
      <w:bodyDiv w:val="1"/>
      <w:marLeft w:val="0"/>
      <w:marRight w:val="0"/>
      <w:marTop w:val="0"/>
      <w:marBottom w:val="0"/>
      <w:divBdr>
        <w:top w:val="none" w:sz="0" w:space="0" w:color="auto"/>
        <w:left w:val="none" w:sz="0" w:space="0" w:color="auto"/>
        <w:bottom w:val="none" w:sz="0" w:space="0" w:color="auto"/>
        <w:right w:val="none" w:sz="0" w:space="0" w:color="auto"/>
      </w:divBdr>
    </w:div>
    <w:div w:id="1194224596">
      <w:bodyDiv w:val="1"/>
      <w:marLeft w:val="0"/>
      <w:marRight w:val="0"/>
      <w:marTop w:val="0"/>
      <w:marBottom w:val="0"/>
      <w:divBdr>
        <w:top w:val="none" w:sz="0" w:space="0" w:color="auto"/>
        <w:left w:val="none" w:sz="0" w:space="0" w:color="auto"/>
        <w:bottom w:val="none" w:sz="0" w:space="0" w:color="auto"/>
        <w:right w:val="none" w:sz="0" w:space="0" w:color="auto"/>
      </w:divBdr>
    </w:div>
    <w:div w:id="1264267381">
      <w:bodyDiv w:val="1"/>
      <w:marLeft w:val="0"/>
      <w:marRight w:val="0"/>
      <w:marTop w:val="0"/>
      <w:marBottom w:val="0"/>
      <w:divBdr>
        <w:top w:val="none" w:sz="0" w:space="0" w:color="auto"/>
        <w:left w:val="none" w:sz="0" w:space="0" w:color="auto"/>
        <w:bottom w:val="none" w:sz="0" w:space="0" w:color="auto"/>
        <w:right w:val="none" w:sz="0" w:space="0" w:color="auto"/>
      </w:divBdr>
      <w:divsChild>
        <w:div w:id="1991204582">
          <w:marLeft w:val="0"/>
          <w:marRight w:val="0"/>
          <w:marTop w:val="0"/>
          <w:marBottom w:val="0"/>
          <w:divBdr>
            <w:top w:val="none" w:sz="0" w:space="0" w:color="auto"/>
            <w:left w:val="none" w:sz="0" w:space="0" w:color="auto"/>
            <w:bottom w:val="none" w:sz="0" w:space="0" w:color="auto"/>
            <w:right w:val="none" w:sz="0" w:space="0" w:color="auto"/>
          </w:divBdr>
          <w:divsChild>
            <w:div w:id="81726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596365">
      <w:bodyDiv w:val="1"/>
      <w:marLeft w:val="0"/>
      <w:marRight w:val="0"/>
      <w:marTop w:val="0"/>
      <w:marBottom w:val="0"/>
      <w:divBdr>
        <w:top w:val="none" w:sz="0" w:space="0" w:color="auto"/>
        <w:left w:val="none" w:sz="0" w:space="0" w:color="auto"/>
        <w:bottom w:val="none" w:sz="0" w:space="0" w:color="auto"/>
        <w:right w:val="none" w:sz="0" w:space="0" w:color="auto"/>
      </w:divBdr>
    </w:div>
    <w:div w:id="1407415304">
      <w:bodyDiv w:val="1"/>
      <w:marLeft w:val="0"/>
      <w:marRight w:val="0"/>
      <w:marTop w:val="0"/>
      <w:marBottom w:val="0"/>
      <w:divBdr>
        <w:top w:val="none" w:sz="0" w:space="0" w:color="auto"/>
        <w:left w:val="none" w:sz="0" w:space="0" w:color="auto"/>
        <w:bottom w:val="none" w:sz="0" w:space="0" w:color="auto"/>
        <w:right w:val="none" w:sz="0" w:space="0" w:color="auto"/>
      </w:divBdr>
    </w:div>
    <w:div w:id="1445464358">
      <w:bodyDiv w:val="1"/>
      <w:marLeft w:val="0"/>
      <w:marRight w:val="0"/>
      <w:marTop w:val="0"/>
      <w:marBottom w:val="0"/>
      <w:divBdr>
        <w:top w:val="none" w:sz="0" w:space="0" w:color="auto"/>
        <w:left w:val="none" w:sz="0" w:space="0" w:color="auto"/>
        <w:bottom w:val="none" w:sz="0" w:space="0" w:color="auto"/>
        <w:right w:val="none" w:sz="0" w:space="0" w:color="auto"/>
      </w:divBdr>
    </w:div>
    <w:div w:id="1478034673">
      <w:bodyDiv w:val="1"/>
      <w:marLeft w:val="0"/>
      <w:marRight w:val="0"/>
      <w:marTop w:val="0"/>
      <w:marBottom w:val="0"/>
      <w:divBdr>
        <w:top w:val="none" w:sz="0" w:space="0" w:color="auto"/>
        <w:left w:val="none" w:sz="0" w:space="0" w:color="auto"/>
        <w:bottom w:val="none" w:sz="0" w:space="0" w:color="auto"/>
        <w:right w:val="none" w:sz="0" w:space="0" w:color="auto"/>
      </w:divBdr>
    </w:div>
    <w:div w:id="1488471754">
      <w:bodyDiv w:val="1"/>
      <w:marLeft w:val="0"/>
      <w:marRight w:val="0"/>
      <w:marTop w:val="0"/>
      <w:marBottom w:val="0"/>
      <w:divBdr>
        <w:top w:val="none" w:sz="0" w:space="0" w:color="auto"/>
        <w:left w:val="none" w:sz="0" w:space="0" w:color="auto"/>
        <w:bottom w:val="none" w:sz="0" w:space="0" w:color="auto"/>
        <w:right w:val="none" w:sz="0" w:space="0" w:color="auto"/>
      </w:divBdr>
    </w:div>
    <w:div w:id="1532258023">
      <w:bodyDiv w:val="1"/>
      <w:marLeft w:val="0"/>
      <w:marRight w:val="0"/>
      <w:marTop w:val="0"/>
      <w:marBottom w:val="0"/>
      <w:divBdr>
        <w:top w:val="none" w:sz="0" w:space="0" w:color="auto"/>
        <w:left w:val="none" w:sz="0" w:space="0" w:color="auto"/>
        <w:bottom w:val="none" w:sz="0" w:space="0" w:color="auto"/>
        <w:right w:val="none" w:sz="0" w:space="0" w:color="auto"/>
      </w:divBdr>
    </w:div>
    <w:div w:id="1551763647">
      <w:bodyDiv w:val="1"/>
      <w:marLeft w:val="0"/>
      <w:marRight w:val="0"/>
      <w:marTop w:val="0"/>
      <w:marBottom w:val="0"/>
      <w:divBdr>
        <w:top w:val="none" w:sz="0" w:space="0" w:color="auto"/>
        <w:left w:val="none" w:sz="0" w:space="0" w:color="auto"/>
        <w:bottom w:val="none" w:sz="0" w:space="0" w:color="auto"/>
        <w:right w:val="none" w:sz="0" w:space="0" w:color="auto"/>
      </w:divBdr>
    </w:div>
    <w:div w:id="1591355688">
      <w:bodyDiv w:val="1"/>
      <w:marLeft w:val="0"/>
      <w:marRight w:val="0"/>
      <w:marTop w:val="0"/>
      <w:marBottom w:val="0"/>
      <w:divBdr>
        <w:top w:val="none" w:sz="0" w:space="0" w:color="auto"/>
        <w:left w:val="none" w:sz="0" w:space="0" w:color="auto"/>
        <w:bottom w:val="none" w:sz="0" w:space="0" w:color="auto"/>
        <w:right w:val="none" w:sz="0" w:space="0" w:color="auto"/>
      </w:divBdr>
      <w:divsChild>
        <w:div w:id="2102607358">
          <w:marLeft w:val="0"/>
          <w:marRight w:val="0"/>
          <w:marTop w:val="0"/>
          <w:marBottom w:val="0"/>
          <w:divBdr>
            <w:top w:val="none" w:sz="0" w:space="0" w:color="auto"/>
            <w:left w:val="none" w:sz="0" w:space="0" w:color="auto"/>
            <w:bottom w:val="none" w:sz="0" w:space="0" w:color="auto"/>
            <w:right w:val="none" w:sz="0" w:space="0" w:color="auto"/>
          </w:divBdr>
          <w:divsChild>
            <w:div w:id="507869856">
              <w:marLeft w:val="0"/>
              <w:marRight w:val="0"/>
              <w:marTop w:val="0"/>
              <w:marBottom w:val="0"/>
              <w:divBdr>
                <w:top w:val="none" w:sz="0" w:space="0" w:color="auto"/>
                <w:left w:val="none" w:sz="0" w:space="0" w:color="auto"/>
                <w:bottom w:val="none" w:sz="0" w:space="0" w:color="auto"/>
                <w:right w:val="none" w:sz="0" w:space="0" w:color="auto"/>
              </w:divBdr>
              <w:divsChild>
                <w:div w:id="1488209018">
                  <w:marLeft w:val="0"/>
                  <w:marRight w:val="0"/>
                  <w:marTop w:val="0"/>
                  <w:marBottom w:val="0"/>
                  <w:divBdr>
                    <w:top w:val="none" w:sz="0" w:space="0" w:color="auto"/>
                    <w:left w:val="none" w:sz="0" w:space="0" w:color="auto"/>
                    <w:bottom w:val="none" w:sz="0" w:space="0" w:color="auto"/>
                    <w:right w:val="none" w:sz="0" w:space="0" w:color="auto"/>
                  </w:divBdr>
                  <w:divsChild>
                    <w:div w:id="1483040847">
                      <w:marLeft w:val="0"/>
                      <w:marRight w:val="0"/>
                      <w:marTop w:val="0"/>
                      <w:marBottom w:val="0"/>
                      <w:divBdr>
                        <w:top w:val="none" w:sz="0" w:space="0" w:color="auto"/>
                        <w:left w:val="none" w:sz="0" w:space="0" w:color="auto"/>
                        <w:bottom w:val="none" w:sz="0" w:space="0" w:color="auto"/>
                        <w:right w:val="none" w:sz="0" w:space="0" w:color="auto"/>
                      </w:divBdr>
                      <w:divsChild>
                        <w:div w:id="849635321">
                          <w:marLeft w:val="0"/>
                          <w:marRight w:val="0"/>
                          <w:marTop w:val="0"/>
                          <w:marBottom w:val="0"/>
                          <w:divBdr>
                            <w:top w:val="none" w:sz="0" w:space="0" w:color="auto"/>
                            <w:left w:val="none" w:sz="0" w:space="0" w:color="auto"/>
                            <w:bottom w:val="none" w:sz="0" w:space="0" w:color="auto"/>
                            <w:right w:val="none" w:sz="0" w:space="0" w:color="auto"/>
                          </w:divBdr>
                          <w:divsChild>
                            <w:div w:id="168501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2048617">
      <w:bodyDiv w:val="1"/>
      <w:marLeft w:val="0"/>
      <w:marRight w:val="0"/>
      <w:marTop w:val="0"/>
      <w:marBottom w:val="0"/>
      <w:divBdr>
        <w:top w:val="none" w:sz="0" w:space="0" w:color="auto"/>
        <w:left w:val="none" w:sz="0" w:space="0" w:color="auto"/>
        <w:bottom w:val="none" w:sz="0" w:space="0" w:color="auto"/>
        <w:right w:val="none" w:sz="0" w:space="0" w:color="auto"/>
      </w:divBdr>
    </w:div>
    <w:div w:id="1787046378">
      <w:bodyDiv w:val="1"/>
      <w:marLeft w:val="0"/>
      <w:marRight w:val="0"/>
      <w:marTop w:val="0"/>
      <w:marBottom w:val="0"/>
      <w:divBdr>
        <w:top w:val="none" w:sz="0" w:space="0" w:color="auto"/>
        <w:left w:val="none" w:sz="0" w:space="0" w:color="auto"/>
        <w:bottom w:val="none" w:sz="0" w:space="0" w:color="auto"/>
        <w:right w:val="none" w:sz="0" w:space="0" w:color="auto"/>
      </w:divBdr>
    </w:div>
    <w:div w:id="1793356406">
      <w:bodyDiv w:val="1"/>
      <w:marLeft w:val="0"/>
      <w:marRight w:val="0"/>
      <w:marTop w:val="0"/>
      <w:marBottom w:val="0"/>
      <w:divBdr>
        <w:top w:val="none" w:sz="0" w:space="0" w:color="auto"/>
        <w:left w:val="none" w:sz="0" w:space="0" w:color="auto"/>
        <w:bottom w:val="none" w:sz="0" w:space="0" w:color="auto"/>
        <w:right w:val="none" w:sz="0" w:space="0" w:color="auto"/>
      </w:divBdr>
    </w:div>
    <w:div w:id="1857957797">
      <w:bodyDiv w:val="1"/>
      <w:marLeft w:val="0"/>
      <w:marRight w:val="0"/>
      <w:marTop w:val="0"/>
      <w:marBottom w:val="0"/>
      <w:divBdr>
        <w:top w:val="none" w:sz="0" w:space="0" w:color="auto"/>
        <w:left w:val="none" w:sz="0" w:space="0" w:color="auto"/>
        <w:bottom w:val="none" w:sz="0" w:space="0" w:color="auto"/>
        <w:right w:val="none" w:sz="0" w:space="0" w:color="auto"/>
      </w:divBdr>
    </w:div>
    <w:div w:id="1897081903">
      <w:bodyDiv w:val="1"/>
      <w:marLeft w:val="0"/>
      <w:marRight w:val="0"/>
      <w:marTop w:val="0"/>
      <w:marBottom w:val="0"/>
      <w:divBdr>
        <w:top w:val="none" w:sz="0" w:space="0" w:color="auto"/>
        <w:left w:val="none" w:sz="0" w:space="0" w:color="auto"/>
        <w:bottom w:val="none" w:sz="0" w:space="0" w:color="auto"/>
        <w:right w:val="none" w:sz="0" w:space="0" w:color="auto"/>
      </w:divBdr>
    </w:div>
    <w:div w:id="2000227003">
      <w:bodyDiv w:val="1"/>
      <w:marLeft w:val="0"/>
      <w:marRight w:val="0"/>
      <w:marTop w:val="0"/>
      <w:marBottom w:val="0"/>
      <w:divBdr>
        <w:top w:val="none" w:sz="0" w:space="0" w:color="auto"/>
        <w:left w:val="none" w:sz="0" w:space="0" w:color="auto"/>
        <w:bottom w:val="none" w:sz="0" w:space="0" w:color="auto"/>
        <w:right w:val="none" w:sz="0" w:space="0" w:color="auto"/>
      </w:divBdr>
      <w:divsChild>
        <w:div w:id="1626962532">
          <w:marLeft w:val="0"/>
          <w:marRight w:val="0"/>
          <w:marTop w:val="0"/>
          <w:marBottom w:val="0"/>
          <w:divBdr>
            <w:top w:val="none" w:sz="0" w:space="0" w:color="auto"/>
            <w:left w:val="none" w:sz="0" w:space="0" w:color="auto"/>
            <w:bottom w:val="none" w:sz="0" w:space="0" w:color="auto"/>
            <w:right w:val="none" w:sz="0" w:space="0" w:color="auto"/>
          </w:divBdr>
          <w:divsChild>
            <w:div w:id="10238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130897">
      <w:bodyDiv w:val="1"/>
      <w:marLeft w:val="0"/>
      <w:marRight w:val="0"/>
      <w:marTop w:val="0"/>
      <w:marBottom w:val="0"/>
      <w:divBdr>
        <w:top w:val="none" w:sz="0" w:space="0" w:color="auto"/>
        <w:left w:val="none" w:sz="0" w:space="0" w:color="auto"/>
        <w:bottom w:val="none" w:sz="0" w:space="0" w:color="auto"/>
        <w:right w:val="none" w:sz="0" w:space="0" w:color="auto"/>
      </w:divBdr>
    </w:div>
    <w:div w:id="2018267362">
      <w:bodyDiv w:val="1"/>
      <w:marLeft w:val="0"/>
      <w:marRight w:val="0"/>
      <w:marTop w:val="0"/>
      <w:marBottom w:val="0"/>
      <w:divBdr>
        <w:top w:val="none" w:sz="0" w:space="0" w:color="auto"/>
        <w:left w:val="none" w:sz="0" w:space="0" w:color="auto"/>
        <w:bottom w:val="none" w:sz="0" w:space="0" w:color="auto"/>
        <w:right w:val="none" w:sz="0" w:space="0" w:color="auto"/>
      </w:divBdr>
    </w:div>
    <w:div w:id="21377906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image" Target="media/image17.jpg"/><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hyperlink" Target="matrix2.xls" TargetMode="External"/><Relationship Id="rId17" Type="http://schemas.openxmlformats.org/officeDocument/2006/relationships/image" Target="media/image8.jpg"/><Relationship Id="rId25" Type="http://schemas.openxmlformats.org/officeDocument/2006/relationships/image" Target="media/image16.jp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jpg"/><Relationship Id="rId29" Type="http://schemas.openxmlformats.org/officeDocument/2006/relationships/image" Target="media/image20.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jpg"/><Relationship Id="rId32"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jpg"/><Relationship Id="rId28" Type="http://schemas.openxmlformats.org/officeDocument/2006/relationships/image" Target="media/image19.jpg"/><Relationship Id="rId10" Type="http://schemas.openxmlformats.org/officeDocument/2006/relationships/image" Target="media/image2.png"/><Relationship Id="rId19" Type="http://schemas.openxmlformats.org/officeDocument/2006/relationships/image" Target="media/image10.jp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g"/><Relationship Id="rId22" Type="http://schemas.openxmlformats.org/officeDocument/2006/relationships/image" Target="media/image13.jpg"/><Relationship Id="rId27" Type="http://schemas.openxmlformats.org/officeDocument/2006/relationships/image" Target="media/image18.jpg"/><Relationship Id="rId30" Type="http://schemas.openxmlformats.org/officeDocument/2006/relationships/image" Target="media/image21.jpg"/><Relationship Id="rId8"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CE04E7-E41C-4D7C-9CBE-FD58D51A29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3229</TotalTime>
  <Pages>92</Pages>
  <Words>12692</Words>
  <Characters>69809</Characters>
  <Application>Microsoft Office Word</Application>
  <DocSecurity>0</DocSecurity>
  <Lines>581</Lines>
  <Paragraphs>164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Eren Yeager</dc:creator>
  <cp:keywords/>
  <dc:description/>
  <cp:lastModifiedBy>Douglas</cp:lastModifiedBy>
  <cp:revision>32</cp:revision>
  <dcterms:created xsi:type="dcterms:W3CDTF">2025-10-19T18:44:00Z</dcterms:created>
  <dcterms:modified xsi:type="dcterms:W3CDTF">2025-12-27T13:01:00Z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3082-12.2.0.23131</vt:lpwstr>
  </property>
  <property fmtid="{D5CDD505-2E9C-101B-9397-08002B2CF9AE}" pid="3" name="ICV">
    <vt:lpwstr>053902D0CB04479C943F1844F079EE18_11</vt:lpwstr>
  </property>
</Properties>
</file>